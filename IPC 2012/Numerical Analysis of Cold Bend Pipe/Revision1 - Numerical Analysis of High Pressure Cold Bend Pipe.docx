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1B80" w:rsidRDefault="00BE1B80" w:rsidP="00BE1B80">
      <w:pPr>
        <w:spacing w:line="480" w:lineRule="auto"/>
        <w:jc w:val="center"/>
        <w:rPr>
          <w:b/>
        </w:rPr>
      </w:pPr>
      <w:r>
        <w:rPr>
          <w:b/>
        </w:rPr>
        <w:t>NUMERICAL ANALYSIS OF HIGH PRESSURE COLD BEND PIPE TO INVESTIGATE THE BEHAVIOUR OF TENSION SIDE FRACTURE</w:t>
      </w:r>
    </w:p>
    <w:p w:rsidR="00BE1B80" w:rsidRDefault="00BE1B80" w:rsidP="002426A6">
      <w:pPr>
        <w:jc w:val="center"/>
        <w:rPr>
          <w:rFonts w:ascii="Times New Roman" w:hAnsi="Times New Roman"/>
          <w:b/>
        </w:rPr>
      </w:pPr>
      <w:proofErr w:type="spellStart"/>
      <w:r>
        <w:rPr>
          <w:rFonts w:ascii="Times New Roman" w:hAnsi="Times New Roman"/>
          <w:b/>
        </w:rPr>
        <w:t>Celal</w:t>
      </w:r>
      <w:proofErr w:type="spellEnd"/>
      <w:r>
        <w:rPr>
          <w:rFonts w:ascii="Times New Roman" w:hAnsi="Times New Roman"/>
          <w:b/>
        </w:rPr>
        <w:t xml:space="preserve"> </w:t>
      </w:r>
      <w:proofErr w:type="spellStart"/>
      <w:r>
        <w:rPr>
          <w:rFonts w:ascii="Times New Roman" w:hAnsi="Times New Roman"/>
          <w:b/>
        </w:rPr>
        <w:t>Cakiroglu</w:t>
      </w:r>
      <w:proofErr w:type="spellEnd"/>
      <w:r>
        <w:rPr>
          <w:rFonts w:ascii="Times New Roman" w:hAnsi="Times New Roman"/>
          <w:b/>
        </w:rPr>
        <w:t xml:space="preserve">, Amin </w:t>
      </w:r>
      <w:proofErr w:type="spellStart"/>
      <w:r>
        <w:rPr>
          <w:rFonts w:ascii="Times New Roman" w:hAnsi="Times New Roman"/>
          <w:b/>
        </w:rPr>
        <w:t>Komeili</w:t>
      </w:r>
      <w:proofErr w:type="spellEnd"/>
      <w:r>
        <w:rPr>
          <w:rFonts w:ascii="Times New Roman" w:hAnsi="Times New Roman"/>
          <w:b/>
        </w:rPr>
        <w:t>, Samer Adeeb, Roger Cheng, Millan Sen</w:t>
      </w:r>
    </w:p>
    <w:p w:rsidR="00AC625A" w:rsidRDefault="00CB0CE7">
      <w:pPr>
        <w:rPr>
          <w:rFonts w:ascii="Times New Roman" w:hAnsi="Times New Roman"/>
          <w:b/>
        </w:rPr>
      </w:pPr>
      <w:r w:rsidRPr="005C12C0">
        <w:rPr>
          <w:rFonts w:ascii="Times New Roman" w:hAnsi="Times New Roman"/>
          <w:b/>
        </w:rPr>
        <w:t>ABSTRACT</w:t>
      </w:r>
    </w:p>
    <w:p w:rsidR="0084113F" w:rsidRPr="0084113F" w:rsidRDefault="00BE1B80" w:rsidP="00406015">
      <w:pPr>
        <w:spacing w:line="240" w:lineRule="auto"/>
        <w:jc w:val="both"/>
        <w:rPr>
          <w:rFonts w:ascii="Times New Roman" w:hAnsi="Times New Roman"/>
        </w:rPr>
      </w:pPr>
      <w:r w:rsidRPr="004D7261">
        <w:rPr>
          <w:rFonts w:ascii="Times New Roman" w:hAnsi="Times New Roman"/>
        </w:rPr>
        <w:t>The cold bend pipelines may be affected by the geotechnical movements due to unstable slopes, soil type and seismic activities. An extensive experimental study was conducted by Sen et al. in 2006 to understand the buckling behaviour of cold bend pipes. In their experiments, it was noted that one high pressure X65 pipe specimen failed under axial and bending loads due to</w:t>
      </w:r>
      <w:r w:rsidR="00983FBF">
        <w:rPr>
          <w:rFonts w:ascii="Times New Roman" w:hAnsi="Times New Roman"/>
        </w:rPr>
        <w:t xml:space="preserve"> pipe body</w:t>
      </w:r>
      <w:r w:rsidRPr="004D7261">
        <w:rPr>
          <w:rFonts w:ascii="Times New Roman" w:hAnsi="Times New Roman"/>
        </w:rPr>
        <w:t xml:space="preserve"> tensile side fracture which occurred after the development of a wrinkle.</w:t>
      </w:r>
      <w:r>
        <w:t xml:space="preserve"> </w:t>
      </w:r>
      <w:r w:rsidR="0084113F" w:rsidRPr="0084113F">
        <w:rPr>
          <w:rFonts w:ascii="Times New Roman" w:hAnsi="Times New Roman"/>
        </w:rPr>
        <w:t xml:space="preserve">The behaviour </w:t>
      </w:r>
      <w:r w:rsidR="0084113F">
        <w:rPr>
          <w:rFonts w:ascii="Times New Roman" w:hAnsi="Times New Roman"/>
        </w:rPr>
        <w:t xml:space="preserve">of </w:t>
      </w:r>
      <w:r>
        <w:rPr>
          <w:rFonts w:ascii="Times New Roman" w:hAnsi="Times New Roman"/>
        </w:rPr>
        <w:t xml:space="preserve">this </w:t>
      </w:r>
      <w:r w:rsidR="0084113F">
        <w:rPr>
          <w:rFonts w:ascii="Times New Roman" w:hAnsi="Times New Roman"/>
        </w:rPr>
        <w:t xml:space="preserve">cold bend pipe </w:t>
      </w:r>
      <w:r>
        <w:rPr>
          <w:rFonts w:ascii="Times New Roman" w:hAnsi="Times New Roman"/>
        </w:rPr>
        <w:t xml:space="preserve">specimen </w:t>
      </w:r>
      <w:r w:rsidR="0084113F">
        <w:rPr>
          <w:rFonts w:ascii="Times New Roman" w:hAnsi="Times New Roman"/>
        </w:rPr>
        <w:t xml:space="preserve">under bending load has been investigated numerically </w:t>
      </w:r>
      <w:r>
        <w:rPr>
          <w:rFonts w:ascii="Times New Roman" w:hAnsi="Times New Roman"/>
        </w:rPr>
        <w:t>to understand the conditions leading to</w:t>
      </w:r>
      <w:r w:rsidR="00803C2E">
        <w:rPr>
          <w:rFonts w:ascii="Times New Roman" w:hAnsi="Times New Roman"/>
        </w:rPr>
        <w:t xml:space="preserve"> pipe body</w:t>
      </w:r>
      <w:r>
        <w:rPr>
          <w:rFonts w:ascii="Times New Roman" w:hAnsi="Times New Roman"/>
        </w:rPr>
        <w:t xml:space="preserve"> </w:t>
      </w:r>
      <w:r w:rsidR="0084113F" w:rsidRPr="005C12C0">
        <w:rPr>
          <w:rFonts w:ascii="Times New Roman" w:eastAsia="Malgun Gothic" w:hAnsi="Times New Roman"/>
          <w:bCs/>
          <w:lang w:val="en-US" w:eastAsia="ko-KR"/>
        </w:rPr>
        <w:t xml:space="preserve">tension side fracture </w:t>
      </w:r>
      <w:r>
        <w:rPr>
          <w:rFonts w:ascii="Times New Roman" w:eastAsia="Malgun Gothic" w:hAnsi="Times New Roman"/>
          <w:bCs/>
          <w:lang w:val="en-US" w:eastAsia="ko-KR"/>
        </w:rPr>
        <w:t xml:space="preserve">following the </w:t>
      </w:r>
      <w:r w:rsidR="0084113F" w:rsidRPr="005C12C0">
        <w:rPr>
          <w:rFonts w:ascii="Times New Roman" w:eastAsia="Malgun Gothic" w:hAnsi="Times New Roman"/>
          <w:bCs/>
          <w:lang w:val="en-US" w:eastAsia="ko-KR"/>
        </w:rPr>
        <w:t>compression side buckling</w:t>
      </w:r>
      <w:r w:rsidR="001F29A4">
        <w:rPr>
          <w:rFonts w:ascii="Times New Roman" w:eastAsia="Malgun Gothic" w:hAnsi="Times New Roman"/>
          <w:bCs/>
          <w:lang w:val="en-US" w:eastAsia="ko-KR"/>
        </w:rPr>
        <w:t xml:space="preserve">. Bending load has been applied on a finite element model of the cold bend by increasing the curvature of it according to the experimental studies conducted by </w:t>
      </w:r>
      <w:proofErr w:type="spellStart"/>
      <w:r w:rsidR="001F29A4">
        <w:rPr>
          <w:rFonts w:ascii="Times New Roman" w:eastAsia="Malgun Gothic" w:hAnsi="Times New Roman"/>
          <w:bCs/>
          <w:lang w:val="en-US" w:eastAsia="ko-KR"/>
        </w:rPr>
        <w:t>Sen</w:t>
      </w:r>
      <w:proofErr w:type="spellEnd"/>
      <w:r w:rsidR="001F29A4">
        <w:rPr>
          <w:rFonts w:ascii="Times New Roman" w:eastAsia="Malgun Gothic" w:hAnsi="Times New Roman"/>
          <w:bCs/>
          <w:lang w:val="en-US" w:eastAsia="ko-KR"/>
        </w:rPr>
        <w:t xml:space="preserve"> </w:t>
      </w:r>
      <w:r w:rsidR="001F29A4">
        <w:rPr>
          <w:rFonts w:ascii="Times New Roman" w:eastAsia="Malgun Gothic" w:hAnsi="Times New Roman"/>
          <w:bCs/>
          <w:lang w:val="en-US" w:eastAsia="ko-KR"/>
        </w:rPr>
        <w:fldChar w:fldCharType="begin"/>
      </w:r>
      <w:r w:rsidR="001F29A4">
        <w:rPr>
          <w:rFonts w:ascii="Times New Roman" w:eastAsia="Malgun Gothic" w:hAnsi="Times New Roman"/>
          <w:bCs/>
          <w:lang w:val="en-US" w:eastAsia="ko-KR"/>
        </w:rPr>
        <w:instrText xml:space="preserve"> REF sen2 \h  \* MERGEFORMAT </w:instrText>
      </w:r>
      <w:r w:rsidR="001F29A4">
        <w:rPr>
          <w:rFonts w:ascii="Times New Roman" w:eastAsia="Malgun Gothic" w:hAnsi="Times New Roman"/>
          <w:bCs/>
          <w:lang w:val="en-US" w:eastAsia="ko-KR"/>
        </w:rPr>
      </w:r>
      <w:r w:rsidR="001F29A4">
        <w:rPr>
          <w:rFonts w:ascii="Times New Roman" w:eastAsia="Malgun Gothic" w:hAnsi="Times New Roman"/>
          <w:bCs/>
          <w:lang w:val="en-US" w:eastAsia="ko-KR"/>
        </w:rPr>
        <w:fldChar w:fldCharType="separate"/>
      </w:r>
      <w:ins w:id="0" w:author="Celal" w:date="2012-05-01T20:34:00Z">
        <w:r w:rsidR="0050778A" w:rsidRPr="0050778A">
          <w:rPr>
            <w:rFonts w:ascii="AdvOTb748f40a.I" w:hAnsi="AdvOTb748f40a.I" w:cs="AdvOTb748f40a.I"/>
            <w:color w:val="000000"/>
            <w:sz w:val="24"/>
            <w:szCs w:val="24"/>
            <w:lang w:eastAsia="en-CA"/>
            <w:rPrChange w:id="1" w:author="Celal" w:date="2012-05-01T20:34:00Z">
              <w:rPr>
                <w:rFonts w:ascii="Times New Roman" w:hAnsi="Times New Roman"/>
                <w:color w:val="000000"/>
                <w:sz w:val="24"/>
                <w:szCs w:val="24"/>
                <w:lang w:eastAsia="en-CA"/>
              </w:rPr>
            </w:rPrChange>
          </w:rPr>
          <w:t>[1]</w:t>
        </w:r>
      </w:ins>
      <w:del w:id="2" w:author="Celal" w:date="2012-05-01T03:26:00Z">
        <w:r w:rsidR="00060919" w:rsidRPr="00060919" w:rsidDel="00D0252B">
          <w:rPr>
            <w:rFonts w:ascii="AdvOTb748f40a.I" w:hAnsi="AdvOTb748f40a.I" w:cs="AdvOTb748f40a.I"/>
            <w:color w:val="000000"/>
            <w:sz w:val="24"/>
            <w:szCs w:val="24"/>
            <w:lang w:eastAsia="en-CA"/>
          </w:rPr>
          <w:delText>[2]</w:delText>
        </w:r>
      </w:del>
      <w:r w:rsidR="001F29A4">
        <w:rPr>
          <w:rFonts w:ascii="Times New Roman" w:eastAsia="Malgun Gothic" w:hAnsi="Times New Roman"/>
          <w:bCs/>
          <w:lang w:val="en-US" w:eastAsia="ko-KR"/>
        </w:rPr>
        <w:fldChar w:fldCharType="end"/>
      </w:r>
      <w:r w:rsidR="001F29A4">
        <w:rPr>
          <w:rFonts w:ascii="Times New Roman" w:eastAsia="Malgun Gothic" w:hAnsi="Times New Roman"/>
          <w:bCs/>
          <w:lang w:val="en-US" w:eastAsia="ko-KR"/>
        </w:rPr>
        <w:t>.</w:t>
      </w:r>
      <w:r w:rsidR="00406015">
        <w:rPr>
          <w:rFonts w:ascii="Times New Roman" w:eastAsia="Malgun Gothic" w:hAnsi="Times New Roman"/>
          <w:bCs/>
          <w:lang w:val="en-US" w:eastAsia="ko-KR"/>
        </w:rPr>
        <w:t xml:space="preserve"> The bending loads have been applied on the model with and without internal pressure. The </w:t>
      </w:r>
      <w:proofErr w:type="gramStart"/>
      <w:r w:rsidR="00406015">
        <w:rPr>
          <w:rFonts w:ascii="Times New Roman" w:eastAsia="Malgun Gothic" w:hAnsi="Times New Roman"/>
          <w:bCs/>
          <w:lang w:val="en-US" w:eastAsia="ko-KR"/>
        </w:rPr>
        <w:t xml:space="preserve">distribution of the plastic strains and von </w:t>
      </w:r>
      <w:proofErr w:type="spellStart"/>
      <w:r w:rsidR="00406015">
        <w:rPr>
          <w:rFonts w:ascii="Times New Roman" w:eastAsia="Malgun Gothic" w:hAnsi="Times New Roman"/>
          <w:bCs/>
          <w:lang w:val="en-US" w:eastAsia="ko-KR"/>
        </w:rPr>
        <w:t>Mises</w:t>
      </w:r>
      <w:proofErr w:type="spellEnd"/>
      <w:r w:rsidR="00406015">
        <w:rPr>
          <w:rFonts w:ascii="Times New Roman" w:eastAsia="Malgun Gothic" w:hAnsi="Times New Roman"/>
          <w:bCs/>
          <w:lang w:val="en-US" w:eastAsia="ko-KR"/>
        </w:rPr>
        <w:t xml:space="preserve"> stresses as well as the load – displacement response of the pipe have</w:t>
      </w:r>
      <w:proofErr w:type="gramEnd"/>
      <w:r w:rsidR="00406015">
        <w:rPr>
          <w:rFonts w:ascii="Times New Roman" w:eastAsia="Malgun Gothic" w:hAnsi="Times New Roman"/>
          <w:bCs/>
          <w:lang w:val="en-US" w:eastAsia="ko-KR"/>
        </w:rPr>
        <w:t xml:space="preserve"> been compared for both load cases.</w:t>
      </w:r>
      <w:r w:rsidR="001F29A4">
        <w:rPr>
          <w:rFonts w:ascii="Times New Roman" w:eastAsia="Malgun Gothic" w:hAnsi="Times New Roman"/>
          <w:bCs/>
          <w:lang w:val="en-US" w:eastAsia="ko-KR"/>
        </w:rPr>
        <w:t xml:space="preserve"> In this way the experimental results obtained by </w:t>
      </w:r>
      <w:proofErr w:type="spellStart"/>
      <w:r w:rsidR="001F29A4">
        <w:rPr>
          <w:rFonts w:ascii="Times New Roman" w:eastAsia="Malgun Gothic" w:hAnsi="Times New Roman"/>
          <w:bCs/>
          <w:lang w:val="en-US" w:eastAsia="ko-KR"/>
        </w:rPr>
        <w:t>Sen</w:t>
      </w:r>
      <w:proofErr w:type="spellEnd"/>
      <w:r w:rsidR="001F29A4">
        <w:rPr>
          <w:rFonts w:ascii="Times New Roman" w:eastAsia="Malgun Gothic" w:hAnsi="Times New Roman"/>
          <w:bCs/>
          <w:lang w:val="en-US" w:eastAsia="ko-KR"/>
        </w:rPr>
        <w:t xml:space="preserve"> </w:t>
      </w:r>
      <w:r w:rsidR="001F29A4">
        <w:rPr>
          <w:rFonts w:ascii="Times New Roman" w:eastAsia="Malgun Gothic" w:hAnsi="Times New Roman"/>
          <w:bCs/>
          <w:lang w:val="en-US" w:eastAsia="ko-KR"/>
        </w:rPr>
        <w:fldChar w:fldCharType="begin"/>
      </w:r>
      <w:r w:rsidR="001F29A4">
        <w:rPr>
          <w:rFonts w:ascii="Times New Roman" w:eastAsia="Malgun Gothic" w:hAnsi="Times New Roman"/>
          <w:bCs/>
          <w:lang w:val="en-US" w:eastAsia="ko-KR"/>
        </w:rPr>
        <w:instrText xml:space="preserve"> REF sen2 \h </w:instrText>
      </w:r>
      <w:r w:rsidR="001F29A4">
        <w:rPr>
          <w:rFonts w:ascii="Times New Roman" w:eastAsia="Malgun Gothic" w:hAnsi="Times New Roman"/>
          <w:bCs/>
          <w:lang w:val="en-US" w:eastAsia="ko-KR"/>
        </w:rPr>
      </w:r>
      <w:r w:rsidR="001F29A4">
        <w:rPr>
          <w:rFonts w:ascii="Times New Roman" w:eastAsia="Malgun Gothic" w:hAnsi="Times New Roman"/>
          <w:bCs/>
          <w:lang w:val="en-US" w:eastAsia="ko-KR"/>
        </w:rPr>
        <w:fldChar w:fldCharType="separate"/>
      </w:r>
      <w:ins w:id="3" w:author="Celal" w:date="2012-05-01T20:34:00Z">
        <w:r w:rsidR="0050778A" w:rsidRPr="00D77719">
          <w:rPr>
            <w:rFonts w:ascii="Times New Roman" w:hAnsi="Times New Roman"/>
            <w:color w:val="000000"/>
            <w:sz w:val="24"/>
            <w:szCs w:val="24"/>
            <w:lang w:eastAsia="en-CA"/>
          </w:rPr>
          <w:t>[</w:t>
        </w:r>
        <w:r w:rsidR="0050778A">
          <w:rPr>
            <w:rFonts w:ascii="Times New Roman" w:hAnsi="Times New Roman"/>
            <w:color w:val="000000"/>
            <w:sz w:val="24"/>
            <w:szCs w:val="24"/>
            <w:lang w:eastAsia="en-CA"/>
          </w:rPr>
          <w:t>1</w:t>
        </w:r>
        <w:r w:rsidR="0050778A" w:rsidRPr="00D77719">
          <w:rPr>
            <w:rFonts w:ascii="Times New Roman" w:hAnsi="Times New Roman"/>
            <w:color w:val="000000"/>
            <w:sz w:val="24"/>
            <w:szCs w:val="24"/>
            <w:lang w:eastAsia="en-CA"/>
          </w:rPr>
          <w:t>]</w:t>
        </w:r>
      </w:ins>
      <w:del w:id="4" w:author="Celal" w:date="2012-05-01T03:26:00Z">
        <w:r w:rsidR="00060919" w:rsidRPr="00D77719" w:rsidDel="00D0252B">
          <w:rPr>
            <w:rFonts w:ascii="Times New Roman" w:hAnsi="Times New Roman"/>
            <w:color w:val="000000"/>
            <w:sz w:val="24"/>
            <w:szCs w:val="24"/>
            <w:lang w:eastAsia="en-CA"/>
          </w:rPr>
          <w:delText>[2]</w:delText>
        </w:r>
      </w:del>
      <w:r w:rsidR="001F29A4">
        <w:rPr>
          <w:rFonts w:ascii="Times New Roman" w:eastAsia="Malgun Gothic" w:hAnsi="Times New Roman"/>
          <w:bCs/>
          <w:lang w:val="en-US" w:eastAsia="ko-KR"/>
        </w:rPr>
        <w:fldChar w:fldCharType="end"/>
      </w:r>
      <w:r w:rsidR="001F29A4">
        <w:rPr>
          <w:rFonts w:ascii="Times New Roman" w:eastAsia="Malgun Gothic" w:hAnsi="Times New Roman"/>
          <w:bCs/>
          <w:lang w:val="en-US" w:eastAsia="ko-KR"/>
        </w:rPr>
        <w:t xml:space="preserve"> have been verified. The visualization of the finite element analysis results showed that</w:t>
      </w:r>
      <w:r w:rsidR="00D42962">
        <w:rPr>
          <w:rFonts w:ascii="Times New Roman" w:eastAsia="Malgun Gothic" w:hAnsi="Times New Roman"/>
          <w:bCs/>
          <w:lang w:val="en-US" w:eastAsia="ko-KR"/>
        </w:rPr>
        <w:t xml:space="preserve"> pipe body</w:t>
      </w:r>
      <w:r w:rsidR="00406015">
        <w:rPr>
          <w:rFonts w:ascii="Times New Roman" w:eastAsia="Malgun Gothic" w:hAnsi="Times New Roman"/>
          <w:bCs/>
          <w:lang w:val="en-US" w:eastAsia="ko-KR"/>
        </w:rPr>
        <w:t xml:space="preserve"> failure at the tension side of the cold bend takes place under equal bending loads only in case </w:t>
      </w:r>
      <w:r w:rsidR="00C22844">
        <w:rPr>
          <w:rFonts w:ascii="Times New Roman" w:eastAsia="Malgun Gothic" w:hAnsi="Times New Roman"/>
          <w:bCs/>
          <w:lang w:val="en-US" w:eastAsia="ko-KR"/>
        </w:rPr>
        <w:t xml:space="preserve">of </w:t>
      </w:r>
      <w:r w:rsidR="00406015">
        <w:rPr>
          <w:rFonts w:ascii="Times New Roman" w:eastAsia="Malgun Gothic" w:hAnsi="Times New Roman"/>
          <w:bCs/>
          <w:lang w:val="en-US" w:eastAsia="ko-KR"/>
        </w:rPr>
        <w:t>combined loading with internal pressure.</w:t>
      </w:r>
      <w:r w:rsidR="001F29A4">
        <w:rPr>
          <w:rFonts w:ascii="Times New Roman" w:eastAsia="Malgun Gothic" w:hAnsi="Times New Roman"/>
          <w:bCs/>
          <w:lang w:val="en-US" w:eastAsia="ko-KR"/>
        </w:rPr>
        <w:t xml:space="preserve"> </w:t>
      </w:r>
    </w:p>
    <w:p w:rsidR="00CB0CE7" w:rsidRPr="005C12C0" w:rsidRDefault="00CB0CE7">
      <w:pPr>
        <w:rPr>
          <w:rFonts w:ascii="Times New Roman" w:hAnsi="Times New Roman"/>
          <w:b/>
        </w:rPr>
      </w:pPr>
      <w:r w:rsidRPr="005C12C0">
        <w:rPr>
          <w:rFonts w:ascii="Times New Roman" w:hAnsi="Times New Roman"/>
          <w:b/>
        </w:rPr>
        <w:t>INTRODUCTION</w:t>
      </w:r>
    </w:p>
    <w:p w:rsidR="005C12C0" w:rsidRDefault="005C12C0" w:rsidP="005C12C0">
      <w:pPr>
        <w:spacing w:line="240" w:lineRule="auto"/>
        <w:jc w:val="both"/>
        <w:rPr>
          <w:rFonts w:ascii="Times New Roman" w:eastAsia="Malgun Gothic" w:hAnsi="Times New Roman"/>
          <w:bCs/>
          <w:lang w:val="en-US" w:eastAsia="ko-KR"/>
        </w:rPr>
      </w:pPr>
      <w:r w:rsidRPr="005C12C0">
        <w:rPr>
          <w:rFonts w:ascii="Times New Roman" w:eastAsia="Malgun Gothic" w:hAnsi="Times New Roman"/>
          <w:bCs/>
          <w:lang w:val="en-US" w:eastAsia="ko-KR"/>
        </w:rPr>
        <w:t xml:space="preserve">Pipelines can be subjected to excessive tensile and bending forces due to a variation of geotechnical conditions like soil slope instability or soil liquefaction during an earthquake as well as due to significant temperature differences between the operating temperature of gas pipeline and the outer temperature. Cold bends are applied at locations where it is necessary to adjust the pipe orientation according to changing slope of the trench or to change the horizontal orientation of the pipe. The procedure of cold bending causes residual stresses in the pipe and changes the material properties by loading the extrados of the bend beyond the yield stress in tension and loading the intrados of the bend beyond the yield stress in compression. The applied forces caused by soil – pipe interaction induce deformations in the pipe which usually accumulate adjacent to cold bends. As a result increased curvature of the cold bend may cause buckling or fracture of the pipe. </w:t>
      </w:r>
    </w:p>
    <w:p w:rsidR="00603040" w:rsidRPr="0086394A" w:rsidRDefault="00603040" w:rsidP="005C12C0">
      <w:pPr>
        <w:spacing w:line="240" w:lineRule="auto"/>
        <w:jc w:val="both"/>
        <w:rPr>
          <w:rFonts w:ascii="Times New Roman" w:eastAsia="Malgun Gothic" w:hAnsi="Times New Roman"/>
          <w:bCs/>
          <w:lang w:val="en-US" w:eastAsia="ko-KR"/>
        </w:rPr>
      </w:pPr>
      <w:r>
        <w:rPr>
          <w:rFonts w:ascii="Times New Roman" w:eastAsia="Malgun Gothic" w:hAnsi="Times New Roman"/>
          <w:bCs/>
          <w:lang w:val="en-US" w:eastAsia="ko-KR"/>
        </w:rPr>
        <w:t xml:space="preserve">In order to investigate the </w:t>
      </w:r>
      <w:proofErr w:type="spellStart"/>
      <w:r>
        <w:rPr>
          <w:rFonts w:ascii="Times New Roman" w:eastAsia="Malgun Gothic" w:hAnsi="Times New Roman"/>
          <w:bCs/>
          <w:lang w:val="en-US" w:eastAsia="ko-KR"/>
        </w:rPr>
        <w:t>behavio</w:t>
      </w:r>
      <w:r w:rsidR="001F29A4">
        <w:rPr>
          <w:rFonts w:ascii="Times New Roman" w:eastAsia="Malgun Gothic" w:hAnsi="Times New Roman"/>
          <w:bCs/>
          <w:lang w:val="en-US" w:eastAsia="ko-KR"/>
        </w:rPr>
        <w:t>u</w:t>
      </w:r>
      <w:r>
        <w:rPr>
          <w:rFonts w:ascii="Times New Roman" w:eastAsia="Malgun Gothic" w:hAnsi="Times New Roman"/>
          <w:bCs/>
          <w:lang w:val="en-US" w:eastAsia="ko-KR"/>
        </w:rPr>
        <w:t>r</w:t>
      </w:r>
      <w:proofErr w:type="spellEnd"/>
      <w:r>
        <w:rPr>
          <w:rFonts w:ascii="Times New Roman" w:eastAsia="Malgun Gothic" w:hAnsi="Times New Roman"/>
          <w:bCs/>
          <w:lang w:val="en-US" w:eastAsia="ko-KR"/>
        </w:rPr>
        <w:t xml:space="preserve"> of cold bend pipes under axial load, in-plane bending and internal pressure, an extensive research project has been conducted by </w:t>
      </w:r>
      <w:proofErr w:type="spellStart"/>
      <w:r>
        <w:rPr>
          <w:rFonts w:ascii="Times New Roman" w:eastAsia="Malgun Gothic" w:hAnsi="Times New Roman"/>
          <w:bCs/>
          <w:lang w:val="en-US" w:eastAsia="ko-KR"/>
        </w:rPr>
        <w:t>Sen</w:t>
      </w:r>
      <w:proofErr w:type="spellEnd"/>
      <w:ins w:id="5" w:author="Celal" w:date="2012-04-26T05:18:00Z">
        <w:r w:rsidR="00330433">
          <w:rPr>
            <w:rFonts w:ascii="Times New Roman" w:eastAsia="Malgun Gothic" w:hAnsi="Times New Roman"/>
            <w:bCs/>
            <w:lang w:val="en-US" w:eastAsia="ko-KR"/>
          </w:rPr>
          <w:t xml:space="preserve"> </w:t>
        </w:r>
      </w:ins>
      <w:ins w:id="6" w:author="Celal" w:date="2012-05-01T20:33:00Z">
        <w:r w:rsidR="0050778A">
          <w:rPr>
            <w:rFonts w:ascii="Times New Roman" w:eastAsia="Malgun Gothic" w:hAnsi="Times New Roman"/>
            <w:bCs/>
            <w:lang w:val="en-US" w:eastAsia="ko-KR"/>
          </w:rPr>
          <w:t>[1]</w:t>
        </w:r>
      </w:ins>
      <w:ins w:id="7" w:author="Celal" w:date="2012-05-01T03:26:00Z">
        <w:r w:rsidR="00D0252B">
          <w:rPr>
            <w:rFonts w:ascii="Times New Roman" w:eastAsia="Malgun Gothic" w:hAnsi="Times New Roman"/>
            <w:bCs/>
            <w:lang w:val="en-US" w:eastAsia="ko-KR"/>
          </w:rPr>
          <w:t>,</w:t>
        </w:r>
      </w:ins>
      <w:ins w:id="8" w:author="Celal" w:date="2012-05-01T20:33:00Z">
        <w:r w:rsidR="0050778A">
          <w:rPr>
            <w:rFonts w:ascii="Times New Roman" w:eastAsia="Malgun Gothic" w:hAnsi="Times New Roman"/>
            <w:bCs/>
            <w:lang w:val="en-US" w:eastAsia="ko-KR"/>
          </w:rPr>
          <w:t xml:space="preserve"> [2], [3]</w:t>
        </w:r>
      </w:ins>
      <w:ins w:id="9" w:author="Celal" w:date="2012-05-01T03:26:00Z">
        <w:r w:rsidR="00D0252B">
          <w:rPr>
            <w:rFonts w:ascii="Times New Roman" w:eastAsia="Malgun Gothic" w:hAnsi="Times New Roman"/>
            <w:bCs/>
            <w:lang w:val="en-US" w:eastAsia="ko-KR"/>
          </w:rPr>
          <w:t xml:space="preserve"> </w:t>
        </w:r>
      </w:ins>
      <w:ins w:id="10" w:author="Celal" w:date="2012-04-26T05:18:00Z">
        <w:r w:rsidR="00330433">
          <w:rPr>
            <w:rFonts w:ascii="Times New Roman" w:eastAsia="Malgun Gothic" w:hAnsi="Times New Roman"/>
            <w:bCs/>
            <w:lang w:val="en-US" w:eastAsia="ko-KR"/>
          </w:rPr>
          <w:fldChar w:fldCharType="begin"/>
        </w:r>
        <w:r w:rsidR="00330433">
          <w:rPr>
            <w:rFonts w:ascii="Times New Roman" w:eastAsia="Malgun Gothic" w:hAnsi="Times New Roman"/>
            <w:bCs/>
            <w:lang w:val="en-US" w:eastAsia="ko-KR"/>
          </w:rPr>
          <w:instrText xml:space="preserve"> REF sen1 \h </w:instrText>
        </w:r>
      </w:ins>
      <w:r w:rsidR="00330433">
        <w:rPr>
          <w:rFonts w:ascii="Times New Roman" w:eastAsia="Malgun Gothic" w:hAnsi="Times New Roman"/>
          <w:bCs/>
          <w:lang w:val="en-US" w:eastAsia="ko-KR"/>
        </w:rPr>
      </w:r>
      <w:r w:rsidR="00330433">
        <w:rPr>
          <w:rFonts w:ascii="Times New Roman" w:eastAsia="Malgun Gothic" w:hAnsi="Times New Roman"/>
          <w:bCs/>
          <w:lang w:val="en-US" w:eastAsia="ko-KR"/>
        </w:rPr>
        <w:fldChar w:fldCharType="separate"/>
      </w:r>
      <w:ins w:id="11" w:author="Celal" w:date="2012-05-01T20:34:00Z">
        <w:r w:rsidR="0050778A" w:rsidRPr="00A57AF5" w:rsidDel="00927BB7">
          <w:rPr>
            <w:rFonts w:ascii="Times New Roman" w:hAnsi="Times New Roman"/>
          </w:rPr>
          <w:t xml:space="preserve"> </w:t>
        </w:r>
      </w:ins>
      <w:ins w:id="12" w:author="Celal" w:date="2012-04-26T05:18:00Z">
        <w:r w:rsidR="00330433">
          <w:rPr>
            <w:rFonts w:ascii="Times New Roman" w:eastAsia="Malgun Gothic" w:hAnsi="Times New Roman"/>
            <w:bCs/>
            <w:lang w:val="en-US" w:eastAsia="ko-KR"/>
          </w:rPr>
          <w:fldChar w:fldCharType="end"/>
        </w:r>
      </w:ins>
      <w:del w:id="13" w:author="Celal" w:date="2012-05-01T03:26:00Z">
        <w:r w:rsidR="009E77BA" w:rsidDel="00D0252B">
          <w:rPr>
            <w:rFonts w:ascii="Times New Roman" w:eastAsia="Malgun Gothic" w:hAnsi="Times New Roman"/>
            <w:bCs/>
            <w:lang w:val="en-US" w:eastAsia="ko-KR"/>
          </w:rPr>
          <w:delText xml:space="preserve"> </w:delText>
        </w:r>
        <w:r w:rsidR="009E77BA" w:rsidDel="00D0252B">
          <w:rPr>
            <w:rFonts w:ascii="Times New Roman" w:eastAsia="Malgun Gothic" w:hAnsi="Times New Roman"/>
            <w:bCs/>
            <w:lang w:val="en-US" w:eastAsia="ko-KR"/>
          </w:rPr>
          <w:fldChar w:fldCharType="begin"/>
        </w:r>
        <w:r w:rsidR="009E77BA" w:rsidDel="00D0252B">
          <w:rPr>
            <w:rFonts w:ascii="Times New Roman" w:eastAsia="Malgun Gothic" w:hAnsi="Times New Roman"/>
            <w:bCs/>
            <w:lang w:val="en-US" w:eastAsia="ko-KR"/>
          </w:rPr>
          <w:delInstrText xml:space="preserve"> REF sen2 \h </w:delInstrText>
        </w:r>
        <w:r w:rsidR="009E77BA" w:rsidDel="00D0252B">
          <w:rPr>
            <w:rFonts w:ascii="Times New Roman" w:eastAsia="Malgun Gothic" w:hAnsi="Times New Roman"/>
            <w:bCs/>
            <w:lang w:val="en-US" w:eastAsia="ko-KR"/>
          </w:rPr>
        </w:r>
        <w:r w:rsidR="009E77BA" w:rsidDel="00D0252B">
          <w:rPr>
            <w:rFonts w:ascii="Times New Roman" w:eastAsia="Malgun Gothic" w:hAnsi="Times New Roman"/>
            <w:bCs/>
            <w:lang w:val="en-US" w:eastAsia="ko-KR"/>
          </w:rPr>
          <w:fldChar w:fldCharType="separate"/>
        </w:r>
        <w:r w:rsidR="00060919" w:rsidRPr="00D77719" w:rsidDel="00D0252B">
          <w:rPr>
            <w:rFonts w:ascii="Times New Roman" w:hAnsi="Times New Roman"/>
            <w:color w:val="000000"/>
            <w:sz w:val="24"/>
            <w:szCs w:val="24"/>
            <w:lang w:eastAsia="en-CA"/>
          </w:rPr>
          <w:delText>[2]</w:delText>
        </w:r>
        <w:r w:rsidR="009E77BA" w:rsidDel="00D0252B">
          <w:rPr>
            <w:rFonts w:ascii="Times New Roman" w:eastAsia="Malgun Gothic" w:hAnsi="Times New Roman"/>
            <w:bCs/>
            <w:lang w:val="en-US" w:eastAsia="ko-KR"/>
          </w:rPr>
          <w:fldChar w:fldCharType="end"/>
        </w:r>
      </w:del>
      <w:r w:rsidR="009E77BA">
        <w:rPr>
          <w:rFonts w:ascii="Times New Roman" w:eastAsia="Malgun Gothic" w:hAnsi="Times New Roman"/>
          <w:bCs/>
          <w:lang w:val="en-US" w:eastAsia="ko-KR"/>
        </w:rPr>
        <w:t xml:space="preserve">. In </w:t>
      </w:r>
      <w:bookmarkStart w:id="14" w:name="_GoBack"/>
      <w:bookmarkEnd w:id="14"/>
      <w:r w:rsidR="009E77BA">
        <w:rPr>
          <w:rFonts w:ascii="Times New Roman" w:eastAsia="Malgun Gothic" w:hAnsi="Times New Roman"/>
          <w:bCs/>
          <w:lang w:val="en-US" w:eastAsia="ko-KR"/>
        </w:rPr>
        <w:t>the scope of this research project a total of 8 full scale specimens with different pipe geometries, material properties and internal pressures were tested</w:t>
      </w:r>
      <w:r w:rsidR="00C368C9">
        <w:rPr>
          <w:rFonts w:ascii="Times New Roman" w:eastAsia="Malgun Gothic" w:hAnsi="Times New Roman"/>
          <w:bCs/>
          <w:lang w:val="en-US" w:eastAsia="ko-KR"/>
        </w:rPr>
        <w:t xml:space="preserve">. </w:t>
      </w:r>
      <w:ins w:id="15" w:author="Celal" w:date="2012-04-26T18:52:00Z">
        <w:r w:rsidR="00A16ABC">
          <w:rPr>
            <w:rFonts w:ascii="Times New Roman" w:eastAsia="Malgun Gothic" w:hAnsi="Times New Roman"/>
            <w:bCs/>
            <w:lang w:val="en-US" w:eastAsia="ko-KR"/>
          </w:rPr>
          <w:t>In one of</w:t>
        </w:r>
        <w:r w:rsidR="009161BA">
          <w:rPr>
            <w:rFonts w:ascii="Times New Roman" w:eastAsia="Malgun Gothic" w:hAnsi="Times New Roman"/>
            <w:bCs/>
            <w:lang w:val="en-US" w:eastAsia="ko-KR"/>
          </w:rPr>
          <w:t xml:space="preserve"> these experiments </w:t>
        </w:r>
        <w:r w:rsidR="00A16ABC">
          <w:rPr>
            <w:rFonts w:ascii="Times New Roman" w:eastAsia="Malgun Gothic" w:hAnsi="Times New Roman"/>
            <w:bCs/>
            <w:lang w:val="en-US" w:eastAsia="ko-KR"/>
          </w:rPr>
          <w:t xml:space="preserve">the </w:t>
        </w:r>
        <w:proofErr w:type="spellStart"/>
        <w:r w:rsidR="00A16ABC">
          <w:rPr>
            <w:rFonts w:ascii="Times New Roman" w:eastAsia="Malgun Gothic" w:hAnsi="Times New Roman"/>
            <w:bCs/>
            <w:lang w:val="en-US" w:eastAsia="ko-KR"/>
          </w:rPr>
          <w:t>behaviour</w:t>
        </w:r>
        <w:proofErr w:type="spellEnd"/>
        <w:r w:rsidR="00A16ABC">
          <w:rPr>
            <w:rFonts w:ascii="Times New Roman" w:eastAsia="Malgun Gothic" w:hAnsi="Times New Roman"/>
            <w:bCs/>
            <w:lang w:val="en-US" w:eastAsia="ko-KR"/>
          </w:rPr>
          <w:t xml:space="preserve"> of a</w:t>
        </w:r>
      </w:ins>
      <w:ins w:id="16" w:author="Celal" w:date="2012-04-26T18:56:00Z">
        <w:r w:rsidR="009161BA">
          <w:rPr>
            <w:rFonts w:ascii="Times New Roman" w:eastAsia="Malgun Gothic" w:hAnsi="Times New Roman"/>
            <w:bCs/>
            <w:lang w:val="en-US" w:eastAsia="ko-KR"/>
          </w:rPr>
          <w:t>n X65</w:t>
        </w:r>
      </w:ins>
      <w:ins w:id="17" w:author="Celal" w:date="2012-04-26T18:52:00Z">
        <w:r w:rsidR="00A16ABC">
          <w:rPr>
            <w:rFonts w:ascii="Times New Roman" w:eastAsia="Malgun Gothic" w:hAnsi="Times New Roman"/>
            <w:bCs/>
            <w:lang w:val="en-US" w:eastAsia="ko-KR"/>
          </w:rPr>
          <w:t xml:space="preserve"> cold bend pipe under in-plane bending load and internal pre</w:t>
        </w:r>
        <w:r w:rsidR="009161BA">
          <w:rPr>
            <w:rFonts w:ascii="Times New Roman" w:eastAsia="Malgun Gothic" w:hAnsi="Times New Roman"/>
            <w:bCs/>
            <w:lang w:val="en-US" w:eastAsia="ko-KR"/>
          </w:rPr>
          <w:t xml:space="preserve">ssure </w:t>
        </w:r>
      </w:ins>
      <w:ins w:id="18" w:author="Celal" w:date="2012-04-26T18:56:00Z">
        <w:r w:rsidR="009161BA">
          <w:rPr>
            <w:rFonts w:ascii="Times New Roman" w:eastAsia="Malgun Gothic" w:hAnsi="Times New Roman"/>
            <w:bCs/>
            <w:lang w:val="en-US" w:eastAsia="ko-KR"/>
          </w:rPr>
          <w:t>was tested.</w:t>
        </w:r>
      </w:ins>
      <w:ins w:id="19" w:author="Celal" w:date="2012-04-26T18:55:00Z">
        <w:r w:rsidR="00A16ABC">
          <w:rPr>
            <w:rFonts w:ascii="Times New Roman" w:eastAsia="Malgun Gothic" w:hAnsi="Times New Roman"/>
            <w:bCs/>
            <w:lang w:val="en-US" w:eastAsia="ko-KR"/>
          </w:rPr>
          <w:t xml:space="preserve"> </w:t>
        </w:r>
      </w:ins>
      <w:r w:rsidR="00C368C9">
        <w:rPr>
          <w:rFonts w:ascii="Times New Roman" w:eastAsia="Malgun Gothic" w:hAnsi="Times New Roman"/>
          <w:bCs/>
          <w:lang w:val="en-US" w:eastAsia="ko-KR"/>
        </w:rPr>
        <w:t xml:space="preserve">The experimental setup for a specimen under bending loads is demonstrated in </w:t>
      </w:r>
      <w:r w:rsidR="00C368C9" w:rsidRPr="0086394A">
        <w:rPr>
          <w:rFonts w:ascii="Times New Roman" w:eastAsia="Malgun Gothic" w:hAnsi="Times New Roman"/>
          <w:bCs/>
          <w:lang w:val="en-US" w:eastAsia="ko-KR"/>
        </w:rPr>
        <w:fldChar w:fldCharType="begin"/>
      </w:r>
      <w:r w:rsidR="00C368C9" w:rsidRPr="0086394A">
        <w:rPr>
          <w:rFonts w:ascii="Times New Roman" w:eastAsia="Malgun Gothic" w:hAnsi="Times New Roman"/>
          <w:bCs/>
          <w:lang w:val="en-US" w:eastAsia="ko-KR"/>
        </w:rPr>
        <w:instrText xml:space="preserve"> REF _Ref317158944 \h </w:instrText>
      </w:r>
      <w:r w:rsidR="004D7261" w:rsidRPr="0086394A">
        <w:rPr>
          <w:rFonts w:ascii="Times New Roman" w:eastAsia="Malgun Gothic" w:hAnsi="Times New Roman"/>
          <w:bCs/>
          <w:lang w:val="en-US" w:eastAsia="ko-KR"/>
        </w:rPr>
        <w:instrText xml:space="preserve"> \* MERGEFORMAT </w:instrText>
      </w:r>
      <w:r w:rsidR="00C368C9" w:rsidRPr="0086394A">
        <w:rPr>
          <w:rFonts w:ascii="Times New Roman" w:eastAsia="Malgun Gothic" w:hAnsi="Times New Roman"/>
          <w:bCs/>
          <w:lang w:val="en-US" w:eastAsia="ko-KR"/>
        </w:rPr>
      </w:r>
      <w:r w:rsidR="00C368C9" w:rsidRPr="0086394A">
        <w:rPr>
          <w:rFonts w:ascii="Times New Roman" w:eastAsia="Malgun Gothic" w:hAnsi="Times New Roman"/>
          <w:bCs/>
          <w:lang w:val="en-US" w:eastAsia="ko-KR"/>
        </w:rPr>
        <w:fldChar w:fldCharType="separate"/>
      </w:r>
      <w:ins w:id="20" w:author="Celal" w:date="2012-05-01T20:34:00Z">
        <w:r w:rsidR="0050778A" w:rsidRPr="0050778A">
          <w:rPr>
            <w:rFonts w:ascii="Times New Roman" w:hAnsi="Times New Roman"/>
            <w:sz w:val="24"/>
            <w:szCs w:val="24"/>
            <w:rPrChange w:id="21" w:author="Celal" w:date="2012-05-01T20:34:00Z">
              <w:rPr>
                <w:sz w:val="24"/>
                <w:szCs w:val="24"/>
              </w:rPr>
            </w:rPrChange>
          </w:rPr>
          <w:t xml:space="preserve">Figure </w:t>
        </w:r>
        <w:r w:rsidR="0050778A" w:rsidRPr="0050778A">
          <w:rPr>
            <w:rFonts w:ascii="Times New Roman" w:hAnsi="Times New Roman"/>
            <w:noProof/>
            <w:sz w:val="24"/>
            <w:szCs w:val="24"/>
            <w:rPrChange w:id="22" w:author="Celal" w:date="2012-05-01T20:34:00Z">
              <w:rPr>
                <w:noProof/>
                <w:sz w:val="24"/>
                <w:szCs w:val="24"/>
              </w:rPr>
            </w:rPrChange>
          </w:rPr>
          <w:t>2</w:t>
        </w:r>
      </w:ins>
      <w:del w:id="23" w:author="Celal" w:date="2012-05-01T03:26:00Z">
        <w:r w:rsidR="00060919" w:rsidRPr="00060919" w:rsidDel="00D0252B">
          <w:rPr>
            <w:rFonts w:ascii="Times New Roman" w:hAnsi="Times New Roman"/>
            <w:sz w:val="24"/>
            <w:szCs w:val="24"/>
          </w:rPr>
          <w:delText xml:space="preserve">Figure </w:delText>
        </w:r>
        <w:r w:rsidR="00060919" w:rsidRPr="00060919" w:rsidDel="00D0252B">
          <w:rPr>
            <w:rFonts w:ascii="Times New Roman" w:hAnsi="Times New Roman"/>
            <w:noProof/>
            <w:sz w:val="24"/>
            <w:szCs w:val="24"/>
          </w:rPr>
          <w:delText>2</w:delText>
        </w:r>
      </w:del>
      <w:r w:rsidR="00C368C9" w:rsidRPr="0086394A">
        <w:rPr>
          <w:rFonts w:ascii="Times New Roman" w:eastAsia="Malgun Gothic" w:hAnsi="Times New Roman"/>
          <w:bCs/>
          <w:lang w:val="en-US" w:eastAsia="ko-KR"/>
        </w:rPr>
        <w:fldChar w:fldCharType="end"/>
      </w:r>
      <w:r w:rsidR="00C368C9" w:rsidRPr="0086394A">
        <w:rPr>
          <w:rFonts w:ascii="Times New Roman" w:eastAsia="Malgun Gothic" w:hAnsi="Times New Roman"/>
          <w:bCs/>
          <w:lang w:val="en-US" w:eastAsia="ko-KR"/>
        </w:rPr>
        <w:t>.</w:t>
      </w:r>
      <w:ins w:id="24" w:author="Celal" w:date="2012-04-26T18:59:00Z">
        <w:r w:rsidR="009161BA">
          <w:rPr>
            <w:rFonts w:ascii="Times New Roman" w:eastAsia="Malgun Gothic" w:hAnsi="Times New Roman"/>
            <w:bCs/>
            <w:lang w:val="en-US" w:eastAsia="ko-KR"/>
          </w:rPr>
          <w:t xml:space="preserve"> The outcome of this experiment was that after the buckling load of the pipe was reached the </w:t>
        </w:r>
      </w:ins>
      <w:ins w:id="25" w:author="Celal" w:date="2012-04-26T19:00:00Z">
        <w:r w:rsidR="009161BA">
          <w:rPr>
            <w:rFonts w:ascii="Times New Roman" w:eastAsia="Malgun Gothic" w:hAnsi="Times New Roman"/>
            <w:bCs/>
            <w:lang w:val="en-US" w:eastAsia="ko-KR"/>
          </w:rPr>
          <w:t>further loading of the pipe eventually le</w:t>
        </w:r>
      </w:ins>
      <w:ins w:id="26" w:author="Celal" w:date="2012-04-26T19:01:00Z">
        <w:r w:rsidR="009161BA">
          <w:rPr>
            <w:rFonts w:ascii="Times New Roman" w:eastAsia="Malgun Gothic" w:hAnsi="Times New Roman"/>
            <w:bCs/>
            <w:lang w:val="en-US" w:eastAsia="ko-KR"/>
          </w:rPr>
          <w:t>d to a sudden fracture on the tension side of the pipe and the loss of containment capability.</w:t>
        </w:r>
      </w:ins>
      <w:ins w:id="27" w:author="Celal" w:date="2012-04-26T19:02:00Z">
        <w:r w:rsidR="00207549">
          <w:rPr>
            <w:rFonts w:ascii="Times New Roman" w:eastAsia="Malgun Gothic" w:hAnsi="Times New Roman"/>
            <w:bCs/>
            <w:lang w:val="en-US" w:eastAsia="ko-KR"/>
          </w:rPr>
          <w:t xml:space="preserve"> Similar experiments h</w:t>
        </w:r>
        <w:r w:rsidR="002A07FB">
          <w:rPr>
            <w:rFonts w:ascii="Times New Roman" w:eastAsia="Malgun Gothic" w:hAnsi="Times New Roman"/>
            <w:bCs/>
            <w:lang w:val="en-US" w:eastAsia="ko-KR"/>
          </w:rPr>
          <w:t xml:space="preserve">ave been carried out by </w:t>
        </w:r>
      </w:ins>
      <w:ins w:id="28" w:author="Celal" w:date="2012-04-28T22:42:00Z">
        <w:r w:rsidR="002A07FB">
          <w:rPr>
            <w:rFonts w:ascii="Times New Roman" w:eastAsia="Malgun Gothic" w:hAnsi="Times New Roman"/>
            <w:bCs/>
            <w:lang w:val="en-US" w:eastAsia="ko-KR"/>
          </w:rPr>
          <w:t>Miki</w:t>
        </w:r>
      </w:ins>
      <w:ins w:id="29" w:author="Celal" w:date="2012-04-26T19:02:00Z">
        <w:r w:rsidR="00207549">
          <w:rPr>
            <w:rFonts w:ascii="Times New Roman" w:eastAsia="Malgun Gothic" w:hAnsi="Times New Roman"/>
            <w:bCs/>
            <w:lang w:val="en-US" w:eastAsia="ko-KR"/>
          </w:rPr>
          <w:t xml:space="preserve"> et </w:t>
        </w:r>
      </w:ins>
      <w:ins w:id="30" w:author="Celal" w:date="2012-04-26T19:04:00Z">
        <w:r w:rsidR="00207549">
          <w:rPr>
            <w:rFonts w:ascii="Times New Roman" w:eastAsia="Malgun Gothic" w:hAnsi="Times New Roman"/>
            <w:bCs/>
            <w:lang w:val="en-US" w:eastAsia="ko-KR"/>
          </w:rPr>
          <w:t xml:space="preserve">al. </w:t>
        </w:r>
        <w:r w:rsidR="00207549">
          <w:rPr>
            <w:rFonts w:ascii="Times New Roman" w:eastAsia="Malgun Gothic" w:hAnsi="Times New Roman"/>
            <w:bCs/>
            <w:lang w:val="en-US" w:eastAsia="ko-KR"/>
          </w:rPr>
          <w:fldChar w:fldCharType="begin"/>
        </w:r>
        <w:r w:rsidR="00207549">
          <w:rPr>
            <w:rFonts w:ascii="Times New Roman" w:eastAsia="Malgun Gothic" w:hAnsi="Times New Roman"/>
            <w:bCs/>
            <w:lang w:val="en-US" w:eastAsia="ko-KR"/>
          </w:rPr>
          <w:instrText xml:space="preserve"> REF sakimoto \h </w:instrText>
        </w:r>
      </w:ins>
      <w:r w:rsidR="00207549">
        <w:rPr>
          <w:rFonts w:ascii="Times New Roman" w:eastAsia="Malgun Gothic" w:hAnsi="Times New Roman"/>
          <w:bCs/>
          <w:lang w:val="en-US" w:eastAsia="ko-KR"/>
        </w:rPr>
      </w:r>
      <w:r w:rsidR="00207549">
        <w:rPr>
          <w:rFonts w:ascii="Times New Roman" w:eastAsia="Malgun Gothic" w:hAnsi="Times New Roman"/>
          <w:bCs/>
          <w:lang w:val="en-US" w:eastAsia="ko-KR"/>
        </w:rPr>
        <w:fldChar w:fldCharType="separate"/>
      </w:r>
      <w:ins w:id="31" w:author="Celal" w:date="2012-05-01T20:34:00Z">
        <w:r w:rsidR="0050778A">
          <w:rPr>
            <w:rFonts w:ascii="Times New Roman" w:hAnsi="Times New Roman"/>
          </w:rPr>
          <w:t xml:space="preserve">[4] </w:t>
        </w:r>
      </w:ins>
      <w:ins w:id="32" w:author="Celal" w:date="2012-04-26T19:04:00Z">
        <w:r w:rsidR="00207549">
          <w:rPr>
            <w:rFonts w:ascii="Times New Roman" w:eastAsia="Malgun Gothic" w:hAnsi="Times New Roman"/>
            <w:bCs/>
            <w:lang w:val="en-US" w:eastAsia="ko-KR"/>
          </w:rPr>
          <w:fldChar w:fldCharType="end"/>
        </w:r>
      </w:ins>
      <w:ins w:id="33" w:author="Celal" w:date="2012-04-26T21:38:00Z">
        <w:r w:rsidR="007C6A03">
          <w:rPr>
            <w:rFonts w:ascii="Times New Roman" w:eastAsia="Malgun Gothic" w:hAnsi="Times New Roman"/>
            <w:bCs/>
            <w:lang w:val="en-US" w:eastAsia="ko-KR"/>
          </w:rPr>
          <w:t>which showed th</w:t>
        </w:r>
      </w:ins>
      <w:ins w:id="34" w:author="Celal" w:date="2012-04-26T21:49:00Z">
        <w:r w:rsidR="007C6A03">
          <w:rPr>
            <w:rFonts w:ascii="Times New Roman" w:eastAsia="Malgun Gothic" w:hAnsi="Times New Roman"/>
            <w:bCs/>
            <w:lang w:val="en-US" w:eastAsia="ko-KR"/>
          </w:rPr>
          <w:t xml:space="preserve">e influence of internal pressure on </w:t>
        </w:r>
      </w:ins>
      <w:ins w:id="35" w:author="Celal" w:date="2012-04-26T21:50:00Z">
        <w:r w:rsidR="007C6A03">
          <w:rPr>
            <w:rFonts w:ascii="Times New Roman" w:eastAsia="Malgun Gothic" w:hAnsi="Times New Roman"/>
            <w:bCs/>
            <w:lang w:val="en-US" w:eastAsia="ko-KR"/>
          </w:rPr>
          <w:t xml:space="preserve">ductile fracture </w:t>
        </w:r>
        <w:proofErr w:type="spellStart"/>
        <w:proofErr w:type="gramStart"/>
        <w:r w:rsidR="007C6A03">
          <w:rPr>
            <w:rFonts w:ascii="Times New Roman" w:eastAsia="Malgun Gothic" w:hAnsi="Times New Roman"/>
            <w:bCs/>
            <w:lang w:val="en-US" w:eastAsia="ko-KR"/>
          </w:rPr>
          <w:t>behaviour</w:t>
        </w:r>
      </w:ins>
      <w:proofErr w:type="spellEnd"/>
      <w:ins w:id="36" w:author="Celal" w:date="2012-04-26T21:38:00Z">
        <w:r w:rsidR="001E5291">
          <w:rPr>
            <w:rFonts w:ascii="Times New Roman" w:eastAsia="Malgun Gothic" w:hAnsi="Times New Roman"/>
            <w:bCs/>
            <w:lang w:val="en-US" w:eastAsia="ko-KR"/>
          </w:rPr>
          <w:t xml:space="preserve"> </w:t>
        </w:r>
      </w:ins>
      <w:ins w:id="37" w:author="Celal" w:date="2012-04-26T21:48:00Z">
        <w:r w:rsidR="007C6A03">
          <w:rPr>
            <w:rFonts w:ascii="Times New Roman" w:eastAsia="Malgun Gothic" w:hAnsi="Times New Roman"/>
            <w:bCs/>
            <w:lang w:val="en-US" w:eastAsia="ko-KR"/>
          </w:rPr>
          <w:t xml:space="preserve"> </w:t>
        </w:r>
      </w:ins>
      <w:ins w:id="38" w:author="Celal" w:date="2012-04-26T21:47:00Z">
        <w:r w:rsidR="001E5291">
          <w:rPr>
            <w:rFonts w:ascii="Times New Roman" w:eastAsia="Malgun Gothic" w:hAnsi="Times New Roman"/>
            <w:bCs/>
            <w:lang w:val="en-US" w:eastAsia="ko-KR"/>
          </w:rPr>
          <w:t>using</w:t>
        </w:r>
        <w:proofErr w:type="gramEnd"/>
        <w:r w:rsidR="001E5291">
          <w:rPr>
            <w:rFonts w:ascii="Times New Roman" w:eastAsia="Malgun Gothic" w:hAnsi="Times New Roman"/>
            <w:bCs/>
            <w:lang w:val="en-US" w:eastAsia="ko-KR"/>
          </w:rPr>
          <w:t xml:space="preserve"> pressurized and un-pressurized tension tests </w:t>
        </w:r>
      </w:ins>
      <w:ins w:id="39" w:author="Celal" w:date="2012-04-26T21:39:00Z">
        <w:r w:rsidR="001E5291">
          <w:rPr>
            <w:rFonts w:ascii="Times New Roman" w:eastAsia="Malgun Gothic" w:hAnsi="Times New Roman"/>
            <w:bCs/>
            <w:lang w:val="en-US" w:eastAsia="ko-KR"/>
          </w:rPr>
          <w:t>in the presence of girth weld defects.</w:t>
        </w:r>
      </w:ins>
      <w:r w:rsidR="00C368C9" w:rsidRPr="0086394A">
        <w:rPr>
          <w:rFonts w:ascii="Times New Roman" w:eastAsia="Malgun Gothic" w:hAnsi="Times New Roman"/>
          <w:bCs/>
          <w:lang w:val="en-US" w:eastAsia="ko-KR"/>
        </w:rPr>
        <w:t xml:space="preserve"> </w:t>
      </w:r>
      <w:del w:id="40" w:author="Celal" w:date="2012-04-26T18:52:00Z">
        <w:r w:rsidR="009E77BA" w:rsidRPr="0086394A" w:rsidDel="00A16ABC">
          <w:rPr>
            <w:rFonts w:ascii="Times New Roman" w:eastAsia="Malgun Gothic" w:hAnsi="Times New Roman"/>
            <w:bCs/>
            <w:lang w:val="en-US" w:eastAsia="ko-KR"/>
          </w:rPr>
          <w:delText xml:space="preserve"> </w:delText>
        </w:r>
        <w:r w:rsidRPr="0086394A" w:rsidDel="00A16ABC">
          <w:rPr>
            <w:rFonts w:ascii="Times New Roman" w:eastAsia="Malgun Gothic" w:hAnsi="Times New Roman"/>
            <w:bCs/>
            <w:lang w:val="en-US" w:eastAsia="ko-KR"/>
          </w:rPr>
          <w:delText xml:space="preserve"> </w:delText>
        </w:r>
      </w:del>
    </w:p>
    <w:p w:rsidR="005C12C0" w:rsidRPr="005C12C0" w:rsidRDefault="00C368C9" w:rsidP="005C12C0">
      <w:pPr>
        <w:spacing w:line="240" w:lineRule="auto"/>
        <w:jc w:val="both"/>
        <w:rPr>
          <w:rFonts w:ascii="Times New Roman" w:eastAsia="Malgun Gothic" w:hAnsi="Times New Roman"/>
          <w:bCs/>
          <w:lang w:val="en-US" w:eastAsia="ko-KR"/>
        </w:rPr>
      </w:pPr>
      <w:r>
        <w:rPr>
          <w:rFonts w:ascii="Times New Roman" w:eastAsia="Malgun Gothic" w:hAnsi="Times New Roman"/>
          <w:bCs/>
          <w:lang w:val="en-US" w:eastAsia="ko-KR"/>
        </w:rPr>
        <w:t>In this paper t</w:t>
      </w:r>
      <w:r w:rsidR="005C12C0" w:rsidRPr="005C12C0">
        <w:rPr>
          <w:rFonts w:ascii="Times New Roman" w:eastAsia="Malgun Gothic" w:hAnsi="Times New Roman"/>
          <w:bCs/>
          <w:lang w:val="en-US" w:eastAsia="ko-KR"/>
        </w:rPr>
        <w:t xml:space="preserve">he </w:t>
      </w:r>
      <w:proofErr w:type="spellStart"/>
      <w:r w:rsidR="005C12C0" w:rsidRPr="005C12C0">
        <w:rPr>
          <w:rFonts w:ascii="Times New Roman" w:eastAsia="Malgun Gothic" w:hAnsi="Times New Roman"/>
          <w:bCs/>
          <w:lang w:val="en-US" w:eastAsia="ko-KR"/>
        </w:rPr>
        <w:t>behavio</w:t>
      </w:r>
      <w:r>
        <w:rPr>
          <w:rFonts w:ascii="Times New Roman" w:eastAsia="Malgun Gothic" w:hAnsi="Times New Roman"/>
          <w:bCs/>
          <w:lang w:val="en-US" w:eastAsia="ko-KR"/>
        </w:rPr>
        <w:t>u</w:t>
      </w:r>
      <w:r w:rsidR="005C12C0" w:rsidRPr="005C12C0">
        <w:rPr>
          <w:rFonts w:ascii="Times New Roman" w:eastAsia="Malgun Gothic" w:hAnsi="Times New Roman"/>
          <w:bCs/>
          <w:lang w:val="en-US" w:eastAsia="ko-KR"/>
        </w:rPr>
        <w:t>r</w:t>
      </w:r>
      <w:proofErr w:type="spellEnd"/>
      <w:r w:rsidR="005C12C0" w:rsidRPr="005C12C0">
        <w:rPr>
          <w:rFonts w:ascii="Times New Roman" w:eastAsia="Malgun Gothic" w:hAnsi="Times New Roman"/>
          <w:bCs/>
          <w:lang w:val="en-US" w:eastAsia="ko-KR"/>
        </w:rPr>
        <w:t xml:space="preserve"> of a </w:t>
      </w:r>
      <w:proofErr w:type="gramStart"/>
      <w:r w:rsidR="005C12C0" w:rsidRPr="005C12C0">
        <w:rPr>
          <w:rFonts w:ascii="Times New Roman" w:eastAsia="Malgun Gothic" w:hAnsi="Times New Roman"/>
          <w:bCs/>
          <w:lang w:val="en-US" w:eastAsia="ko-KR"/>
        </w:rPr>
        <w:t>cold  bend</w:t>
      </w:r>
      <w:proofErr w:type="gramEnd"/>
      <w:r w:rsidR="005C12C0" w:rsidRPr="005C12C0">
        <w:rPr>
          <w:rFonts w:ascii="Times New Roman" w:eastAsia="Malgun Gothic" w:hAnsi="Times New Roman"/>
          <w:bCs/>
          <w:lang w:val="en-US" w:eastAsia="ko-KR"/>
        </w:rPr>
        <w:t xml:space="preserve"> pipe by a combination of internal pressure and bending load has been simulated for the case of</w:t>
      </w:r>
      <w:r w:rsidR="00002B21">
        <w:rPr>
          <w:rFonts w:ascii="Times New Roman" w:eastAsia="Malgun Gothic" w:hAnsi="Times New Roman"/>
          <w:bCs/>
          <w:lang w:val="en-US" w:eastAsia="ko-KR"/>
        </w:rPr>
        <w:t xml:space="preserve"> a specimen</w:t>
      </w:r>
      <w:r w:rsidR="0086394A">
        <w:rPr>
          <w:rFonts w:ascii="Times New Roman" w:eastAsia="Malgun Gothic" w:hAnsi="Times New Roman"/>
          <w:bCs/>
          <w:lang w:val="en-US" w:eastAsia="ko-KR"/>
        </w:rPr>
        <w:t xml:space="preserve"> which is demonstrated in</w:t>
      </w:r>
      <w:r w:rsidR="0086394A" w:rsidRPr="0086394A">
        <w:rPr>
          <w:rFonts w:ascii="Times New Roman" w:eastAsia="Malgun Gothic" w:hAnsi="Times New Roman"/>
          <w:bCs/>
          <w:lang w:val="en-US" w:eastAsia="ko-KR"/>
        </w:rPr>
        <w:t xml:space="preserve"> </w:t>
      </w:r>
      <w:r w:rsidR="0086394A" w:rsidRPr="0086394A">
        <w:rPr>
          <w:rFonts w:ascii="Times New Roman" w:eastAsia="Malgun Gothic" w:hAnsi="Times New Roman"/>
          <w:bCs/>
          <w:lang w:val="en-US" w:eastAsia="ko-KR"/>
        </w:rPr>
        <w:fldChar w:fldCharType="begin"/>
      </w:r>
      <w:r w:rsidR="0086394A" w:rsidRPr="0086394A">
        <w:rPr>
          <w:rFonts w:ascii="Times New Roman" w:eastAsia="Malgun Gothic" w:hAnsi="Times New Roman"/>
          <w:bCs/>
          <w:lang w:val="en-US" w:eastAsia="ko-KR"/>
        </w:rPr>
        <w:instrText xml:space="preserve"> REF _Ref318378718 \h </w:instrText>
      </w:r>
      <w:r w:rsidR="0086394A">
        <w:rPr>
          <w:rFonts w:ascii="Times New Roman" w:eastAsia="Malgun Gothic" w:hAnsi="Times New Roman"/>
          <w:bCs/>
          <w:lang w:val="en-US" w:eastAsia="ko-KR"/>
        </w:rPr>
        <w:instrText xml:space="preserve"> \* MERGEFORMAT </w:instrText>
      </w:r>
      <w:r w:rsidR="0086394A" w:rsidRPr="0086394A">
        <w:rPr>
          <w:rFonts w:ascii="Times New Roman" w:eastAsia="Malgun Gothic" w:hAnsi="Times New Roman"/>
          <w:bCs/>
          <w:lang w:val="en-US" w:eastAsia="ko-KR"/>
        </w:rPr>
      </w:r>
      <w:r w:rsidR="0086394A" w:rsidRPr="0086394A">
        <w:rPr>
          <w:rFonts w:ascii="Times New Roman" w:eastAsia="Malgun Gothic" w:hAnsi="Times New Roman"/>
          <w:bCs/>
          <w:lang w:val="en-US" w:eastAsia="ko-KR"/>
        </w:rPr>
        <w:fldChar w:fldCharType="separate"/>
      </w:r>
      <w:ins w:id="41" w:author="Celal" w:date="2012-05-01T20:34:00Z">
        <w:r w:rsidR="0050778A" w:rsidRPr="0050778A">
          <w:rPr>
            <w:rFonts w:ascii="Times New Roman" w:hAnsi="Times New Roman"/>
            <w:sz w:val="24"/>
            <w:szCs w:val="24"/>
            <w:rPrChange w:id="42" w:author="Celal" w:date="2012-05-01T20:34:00Z">
              <w:rPr>
                <w:sz w:val="24"/>
                <w:szCs w:val="24"/>
              </w:rPr>
            </w:rPrChange>
          </w:rPr>
          <w:t xml:space="preserve">Figure </w:t>
        </w:r>
        <w:r w:rsidR="0050778A" w:rsidRPr="0050778A">
          <w:rPr>
            <w:rFonts w:ascii="Times New Roman" w:hAnsi="Times New Roman"/>
            <w:noProof/>
            <w:sz w:val="24"/>
            <w:szCs w:val="24"/>
            <w:rPrChange w:id="43" w:author="Celal" w:date="2012-05-01T20:34:00Z">
              <w:rPr>
                <w:noProof/>
                <w:sz w:val="24"/>
                <w:szCs w:val="24"/>
              </w:rPr>
            </w:rPrChange>
          </w:rPr>
          <w:t>1</w:t>
        </w:r>
      </w:ins>
      <w:del w:id="44" w:author="Celal" w:date="2012-05-01T03:26:00Z">
        <w:r w:rsidR="00060919" w:rsidRPr="00060919" w:rsidDel="00D0252B">
          <w:rPr>
            <w:rFonts w:ascii="Times New Roman" w:hAnsi="Times New Roman"/>
            <w:sz w:val="24"/>
            <w:szCs w:val="24"/>
          </w:rPr>
          <w:delText xml:space="preserve">Figure </w:delText>
        </w:r>
        <w:r w:rsidR="00060919" w:rsidRPr="00060919" w:rsidDel="00D0252B">
          <w:rPr>
            <w:rFonts w:ascii="Times New Roman" w:hAnsi="Times New Roman"/>
            <w:noProof/>
            <w:sz w:val="24"/>
            <w:szCs w:val="24"/>
          </w:rPr>
          <w:delText>1</w:delText>
        </w:r>
      </w:del>
      <w:r w:rsidR="0086394A" w:rsidRPr="0086394A">
        <w:rPr>
          <w:rFonts w:ascii="Times New Roman" w:eastAsia="Malgun Gothic" w:hAnsi="Times New Roman"/>
          <w:bCs/>
          <w:lang w:val="en-US" w:eastAsia="ko-KR"/>
        </w:rPr>
        <w:fldChar w:fldCharType="end"/>
      </w:r>
      <w:r w:rsidR="00002B21" w:rsidRPr="0086394A">
        <w:rPr>
          <w:rFonts w:ascii="Times New Roman" w:eastAsia="Malgun Gothic" w:hAnsi="Times New Roman"/>
          <w:bCs/>
          <w:lang w:val="en-US" w:eastAsia="ko-KR"/>
        </w:rPr>
        <w:t xml:space="preserve"> </w:t>
      </w:r>
      <w:r w:rsidR="00002B21">
        <w:rPr>
          <w:rFonts w:ascii="Times New Roman" w:eastAsia="Malgun Gothic" w:hAnsi="Times New Roman"/>
          <w:bCs/>
          <w:lang w:val="en-US" w:eastAsia="ko-KR"/>
        </w:rPr>
        <w:t>that exhibited</w:t>
      </w:r>
      <w:r w:rsidR="005C12C0" w:rsidRPr="005C12C0">
        <w:rPr>
          <w:rFonts w:ascii="Times New Roman" w:eastAsia="Malgun Gothic" w:hAnsi="Times New Roman"/>
          <w:bCs/>
          <w:lang w:val="en-US" w:eastAsia="ko-KR"/>
        </w:rPr>
        <w:t xml:space="preserve"> tension side fracture </w:t>
      </w:r>
      <w:r w:rsidR="00002B21">
        <w:rPr>
          <w:rFonts w:ascii="Times New Roman" w:eastAsia="Malgun Gothic" w:hAnsi="Times New Roman"/>
          <w:bCs/>
          <w:lang w:val="en-US" w:eastAsia="ko-KR"/>
        </w:rPr>
        <w:t xml:space="preserve">following </w:t>
      </w:r>
      <w:r w:rsidR="005C12C0" w:rsidRPr="005C12C0">
        <w:rPr>
          <w:rFonts w:ascii="Times New Roman" w:eastAsia="Malgun Gothic" w:hAnsi="Times New Roman"/>
          <w:bCs/>
          <w:lang w:val="en-US" w:eastAsia="ko-KR"/>
        </w:rPr>
        <w:t xml:space="preserve">compression side buckling </w:t>
      </w:r>
      <w:r>
        <w:rPr>
          <w:rFonts w:ascii="Times New Roman" w:eastAsia="Malgun Gothic" w:hAnsi="Times New Roman"/>
          <w:bCs/>
          <w:lang w:val="en-US" w:eastAsia="ko-KR"/>
        </w:rPr>
        <w:t xml:space="preserve">in order to obtain a better understanding of this </w:t>
      </w:r>
      <w:r>
        <w:rPr>
          <w:rFonts w:ascii="Times New Roman" w:eastAsia="Malgun Gothic" w:hAnsi="Times New Roman"/>
          <w:bCs/>
          <w:lang w:val="en-US" w:eastAsia="ko-KR"/>
        </w:rPr>
        <w:lastRenderedPageBreak/>
        <w:t>rare but critical phenomenon</w:t>
      </w:r>
      <w:r w:rsidR="006D2A5F">
        <w:rPr>
          <w:rFonts w:ascii="Times New Roman" w:eastAsia="Malgun Gothic" w:hAnsi="Times New Roman"/>
          <w:bCs/>
          <w:lang w:val="en-US" w:eastAsia="ko-KR"/>
        </w:rPr>
        <w:t>.</w:t>
      </w:r>
      <w:r w:rsidR="00C66D3C">
        <w:rPr>
          <w:rFonts w:ascii="Times New Roman" w:eastAsia="Malgun Gothic" w:hAnsi="Times New Roman"/>
          <w:bCs/>
          <w:color w:val="FF0000"/>
          <w:lang w:val="en-US" w:eastAsia="ko-KR"/>
        </w:rPr>
        <w:t xml:space="preserve"> </w:t>
      </w:r>
      <w:r w:rsidR="005C12C0" w:rsidRPr="005C12C0">
        <w:rPr>
          <w:rFonts w:ascii="Times New Roman" w:eastAsia="Malgun Gothic" w:hAnsi="Times New Roman"/>
          <w:bCs/>
          <w:lang w:val="en-US" w:eastAsia="ko-KR"/>
        </w:rPr>
        <w:t>This</w:t>
      </w:r>
      <w:r w:rsidR="008A77D1">
        <w:rPr>
          <w:rFonts w:ascii="Times New Roman" w:eastAsia="Malgun Gothic" w:hAnsi="Times New Roman"/>
          <w:bCs/>
          <w:lang w:val="en-US" w:eastAsia="ko-KR"/>
        </w:rPr>
        <w:t xml:space="preserve"> is a type of pipe </w:t>
      </w:r>
      <w:r w:rsidR="008A77D1" w:rsidRPr="008A77D1">
        <w:rPr>
          <w:rFonts w:ascii="Times New Roman" w:eastAsia="Malgun Gothic" w:hAnsi="Times New Roman"/>
          <w:bCs/>
          <w:sz w:val="24"/>
          <w:szCs w:val="24"/>
          <w:lang w:val="en-US" w:eastAsia="ko-KR"/>
        </w:rPr>
        <w:t>failure</w:t>
      </w:r>
      <w:r w:rsidR="008A77D1" w:rsidRPr="008A77D1">
        <w:rPr>
          <w:rFonts w:ascii="Times New Roman" w:eastAsia="Malgun Gothic" w:hAnsi="Times New Roman"/>
          <w:bCs/>
          <w:lang w:val="en-US" w:eastAsia="ko-KR"/>
        </w:rPr>
        <w:t xml:space="preserve"> </w:t>
      </w:r>
      <w:r w:rsidR="008A77D1" w:rsidRPr="008A77D1">
        <w:rPr>
          <w:rFonts w:ascii="Times New Roman" w:hAnsi="Times New Roman"/>
          <w:color w:val="000000"/>
          <w:lang w:eastAsia="en-CA"/>
        </w:rPr>
        <w:t>which is rarely considered during design, whereby tensile failure is generally only considered to be at risk at girth weld locations.</w:t>
      </w:r>
      <w:r w:rsidR="00305003">
        <w:rPr>
          <w:rFonts w:ascii="Times New Roman" w:hAnsi="Times New Roman"/>
          <w:color w:val="000000"/>
          <w:lang w:eastAsia="en-CA"/>
        </w:rPr>
        <w:t xml:space="preserve"> Also this</w:t>
      </w:r>
      <w:r w:rsidR="005C12C0" w:rsidRPr="005C12C0">
        <w:rPr>
          <w:rFonts w:ascii="Times New Roman" w:eastAsia="Malgun Gothic" w:hAnsi="Times New Roman"/>
          <w:bCs/>
          <w:lang w:val="en-US" w:eastAsia="ko-KR"/>
        </w:rPr>
        <w:t xml:space="preserve"> occurs rarely in the testing of pipes although the loading is realistic and immense energy release takes place during the fracture of a gas pipeline which leads to a sudden loss of the containment capability of the pipe. This energy release could have some harmful effects on the environment. Therefore it is crucial to investigate the allowable deformations of a cold bend under this load case further for a better understanding and prevention of the tension side fracture of cold bends. </w:t>
      </w:r>
      <w:ins w:id="45" w:author="Celal" w:date="2012-04-26T05:22:00Z">
        <w:r w:rsidR="000319B0">
          <w:rPr>
            <w:rFonts w:ascii="Times New Roman" w:eastAsia="Malgun Gothic" w:hAnsi="Times New Roman"/>
            <w:bCs/>
            <w:lang w:val="en-US" w:eastAsia="ko-KR"/>
          </w:rPr>
          <w:t xml:space="preserve">The main objective of this paper is </w:t>
        </w:r>
      </w:ins>
      <w:ins w:id="46" w:author="Celal" w:date="2012-04-26T05:49:00Z">
        <w:r w:rsidR="00526344">
          <w:rPr>
            <w:rFonts w:ascii="Times New Roman" w:eastAsia="Malgun Gothic" w:hAnsi="Times New Roman"/>
            <w:bCs/>
            <w:lang w:val="en-US" w:eastAsia="ko-KR"/>
          </w:rPr>
          <w:t xml:space="preserve">to investigate the buckling </w:t>
        </w:r>
      </w:ins>
      <w:ins w:id="47" w:author="Celal" w:date="2012-04-26T05:51:00Z">
        <w:r w:rsidR="00526344">
          <w:rPr>
            <w:rFonts w:ascii="Times New Roman" w:eastAsia="Malgun Gothic" w:hAnsi="Times New Roman"/>
            <w:bCs/>
            <w:lang w:val="en-US" w:eastAsia="ko-KR"/>
          </w:rPr>
          <w:t>at the location of</w:t>
        </w:r>
      </w:ins>
      <w:ins w:id="48" w:author="Celal" w:date="2012-04-26T05:49:00Z">
        <w:r w:rsidR="00526344">
          <w:rPr>
            <w:rFonts w:ascii="Times New Roman" w:eastAsia="Malgun Gothic" w:hAnsi="Times New Roman"/>
            <w:bCs/>
            <w:lang w:val="en-US" w:eastAsia="ko-KR"/>
          </w:rPr>
          <w:t xml:space="preserve"> cold bend</w:t>
        </w:r>
      </w:ins>
      <w:ins w:id="49" w:author="Celal" w:date="2012-04-26T05:52:00Z">
        <w:r w:rsidR="00526344">
          <w:rPr>
            <w:rFonts w:ascii="Times New Roman" w:eastAsia="Malgun Gothic" w:hAnsi="Times New Roman"/>
            <w:bCs/>
            <w:lang w:val="en-US" w:eastAsia="ko-KR"/>
          </w:rPr>
          <w:t>s and how it eventually</w:t>
        </w:r>
      </w:ins>
      <w:ins w:id="50" w:author="Celal" w:date="2012-04-26T05:49:00Z">
        <w:r w:rsidR="00526344">
          <w:rPr>
            <w:rFonts w:ascii="Times New Roman" w:eastAsia="Malgun Gothic" w:hAnsi="Times New Roman"/>
            <w:bCs/>
            <w:lang w:val="en-US" w:eastAsia="ko-KR"/>
          </w:rPr>
          <w:t xml:space="preserve"> leads to the fracture and loss of containment capability of the pipe</w:t>
        </w:r>
      </w:ins>
      <w:ins w:id="51" w:author="Celal" w:date="2012-04-26T05:52:00Z">
        <w:r w:rsidR="00526344">
          <w:rPr>
            <w:rFonts w:ascii="Times New Roman" w:eastAsia="Malgun Gothic" w:hAnsi="Times New Roman"/>
            <w:bCs/>
            <w:lang w:val="en-US" w:eastAsia="ko-KR"/>
          </w:rPr>
          <w:t>.</w:t>
        </w:r>
      </w:ins>
      <w:ins w:id="52" w:author="Celal" w:date="2012-04-30T10:07:00Z">
        <w:r w:rsidR="00A57F67">
          <w:rPr>
            <w:rFonts w:ascii="Times New Roman" w:eastAsia="Malgun Gothic" w:hAnsi="Times New Roman"/>
            <w:bCs/>
            <w:lang w:val="en-US" w:eastAsia="ko-KR"/>
          </w:rPr>
          <w:t xml:space="preserve"> Furthermore this investigation </w:t>
        </w:r>
        <w:r w:rsidR="00C42609">
          <w:rPr>
            <w:rFonts w:ascii="Times New Roman" w:eastAsia="Malgun Gothic" w:hAnsi="Times New Roman"/>
            <w:bCs/>
            <w:lang w:val="en-US" w:eastAsia="ko-KR"/>
          </w:rPr>
          <w:t xml:space="preserve">is used to define a criterion </w:t>
        </w:r>
      </w:ins>
      <w:ins w:id="53" w:author="Celal" w:date="2012-04-30T10:09:00Z">
        <w:r w:rsidR="00C42609">
          <w:rPr>
            <w:rFonts w:ascii="Times New Roman" w:eastAsia="Malgun Gothic" w:hAnsi="Times New Roman"/>
            <w:bCs/>
            <w:lang w:val="en-US" w:eastAsia="ko-KR"/>
          </w:rPr>
          <w:t>for the</w:t>
        </w:r>
      </w:ins>
      <w:ins w:id="54" w:author="Celal" w:date="2012-04-30T10:07:00Z">
        <w:r w:rsidR="00A57F67">
          <w:rPr>
            <w:rFonts w:ascii="Times New Roman" w:eastAsia="Malgun Gothic" w:hAnsi="Times New Roman"/>
            <w:bCs/>
            <w:lang w:val="en-US" w:eastAsia="ko-KR"/>
          </w:rPr>
          <w:t xml:space="preserve"> allowable curvature and bending angle of a cold bend pipe in the field conditions to prevent the fracture and the loss of containment capability of the pipe.</w:t>
        </w:r>
      </w:ins>
    </w:p>
    <w:p w:rsidR="005D4587" w:rsidRDefault="005C12C0" w:rsidP="00603040">
      <w:pPr>
        <w:spacing w:line="240" w:lineRule="auto"/>
        <w:jc w:val="both"/>
        <w:rPr>
          <w:rFonts w:ascii="Times New Roman" w:eastAsia="Malgun Gothic" w:hAnsi="Times New Roman"/>
          <w:bCs/>
          <w:lang w:val="en-US" w:eastAsia="ko-KR"/>
        </w:rPr>
      </w:pPr>
      <w:r w:rsidRPr="005C12C0">
        <w:rPr>
          <w:rFonts w:ascii="Times New Roman" w:eastAsia="Malgun Gothic" w:hAnsi="Times New Roman"/>
          <w:bCs/>
          <w:lang w:val="en-US" w:eastAsia="ko-KR"/>
        </w:rPr>
        <w:t xml:space="preserve">Finite element analysis has been carried out for this purpose simulating the cold bend pipe under closing mode loading where the extrados of the bend is under tensile loading and the intrados of the bend is under </w:t>
      </w:r>
      <w:proofErr w:type="gramStart"/>
      <w:r w:rsidRPr="005C12C0">
        <w:rPr>
          <w:rFonts w:ascii="Times New Roman" w:eastAsia="Malgun Gothic" w:hAnsi="Times New Roman"/>
          <w:bCs/>
          <w:lang w:val="en-US" w:eastAsia="ko-KR"/>
        </w:rPr>
        <w:t>compressive  loading</w:t>
      </w:r>
      <w:proofErr w:type="gramEnd"/>
      <w:r w:rsidRPr="005C12C0">
        <w:rPr>
          <w:rFonts w:ascii="Times New Roman" w:eastAsia="Malgun Gothic" w:hAnsi="Times New Roman"/>
          <w:bCs/>
          <w:lang w:val="en-US" w:eastAsia="ko-KR"/>
        </w:rPr>
        <w:t xml:space="preserve"> which is the most critical case because of the compressive residual stresses in the intrados of the bend. Displacement controlled loading has been applied increasing the curvature of the pipe incrementally beyond the onset of local buckling until fracture takes place at the extrados of the bend. In this way both the critical buckling strain and the post-buckling response of the pipe as well as the allowable deformations before pipe failure could be examined.</w:t>
      </w:r>
    </w:p>
    <w:p w:rsidR="00E215D3" w:rsidRDefault="000B2AF7" w:rsidP="00E215D3">
      <w:pPr>
        <w:keepNext/>
        <w:spacing w:line="240" w:lineRule="auto"/>
        <w:jc w:val="center"/>
      </w:pPr>
      <w:r>
        <w:rPr>
          <w:rFonts w:ascii="Times New Roman" w:eastAsia="Malgun Gothic" w:hAnsi="Times New Roman"/>
          <w:bCs/>
          <w:noProof/>
          <w:lang w:eastAsia="en-CA"/>
        </w:rPr>
        <w:drawing>
          <wp:inline distT="0" distB="0" distL="0" distR="0">
            <wp:extent cx="4914900" cy="3686175"/>
            <wp:effectExtent l="0" t="0" r="0" b="9525"/>
            <wp:docPr id="1" name="Picture 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14900" cy="3686175"/>
                    </a:xfrm>
                    <a:prstGeom prst="rect">
                      <a:avLst/>
                    </a:prstGeom>
                    <a:noFill/>
                    <a:ln>
                      <a:noFill/>
                    </a:ln>
                  </pic:spPr>
                </pic:pic>
              </a:graphicData>
            </a:graphic>
          </wp:inline>
        </w:drawing>
      </w:r>
    </w:p>
    <w:p w:rsidR="00603040" w:rsidRPr="00E215D3" w:rsidRDefault="00E215D3" w:rsidP="00E215D3">
      <w:pPr>
        <w:pStyle w:val="Caption"/>
        <w:jc w:val="center"/>
        <w:rPr>
          <w:rFonts w:ascii="Times New Roman" w:eastAsia="Malgun Gothic" w:hAnsi="Times New Roman"/>
          <w:bCs w:val="0"/>
          <w:sz w:val="24"/>
          <w:szCs w:val="24"/>
          <w:lang w:val="en-US" w:eastAsia="ko-KR"/>
        </w:rPr>
      </w:pPr>
      <w:bookmarkStart w:id="55" w:name="_Ref318378718"/>
      <w:r w:rsidRPr="00E215D3">
        <w:rPr>
          <w:sz w:val="24"/>
          <w:szCs w:val="24"/>
        </w:rPr>
        <w:t xml:space="preserve">Figure </w:t>
      </w:r>
      <w:r w:rsidRPr="00E215D3">
        <w:rPr>
          <w:sz w:val="24"/>
          <w:szCs w:val="24"/>
        </w:rPr>
        <w:fldChar w:fldCharType="begin"/>
      </w:r>
      <w:r w:rsidRPr="00E215D3">
        <w:rPr>
          <w:sz w:val="24"/>
          <w:szCs w:val="24"/>
        </w:rPr>
        <w:instrText xml:space="preserve"> SEQ Figure \* ARABIC </w:instrText>
      </w:r>
      <w:r w:rsidRPr="00E215D3">
        <w:rPr>
          <w:sz w:val="24"/>
          <w:szCs w:val="24"/>
        </w:rPr>
        <w:fldChar w:fldCharType="separate"/>
      </w:r>
      <w:r w:rsidR="0050778A">
        <w:rPr>
          <w:noProof/>
          <w:sz w:val="24"/>
          <w:szCs w:val="24"/>
        </w:rPr>
        <w:t>1</w:t>
      </w:r>
      <w:r w:rsidRPr="00E215D3">
        <w:rPr>
          <w:sz w:val="24"/>
          <w:szCs w:val="24"/>
        </w:rPr>
        <w:fldChar w:fldCharType="end"/>
      </w:r>
      <w:bookmarkEnd w:id="55"/>
      <w:r w:rsidRPr="00E215D3">
        <w:rPr>
          <w:sz w:val="24"/>
          <w:szCs w:val="24"/>
        </w:rPr>
        <w:t>: Wrinkle and Fracture of the Test Specimen</w:t>
      </w:r>
      <w:r w:rsidR="00722301">
        <w:rPr>
          <w:sz w:val="24"/>
          <w:szCs w:val="24"/>
        </w:rPr>
        <w:t xml:space="preserve"> </w:t>
      </w:r>
      <w:r w:rsidR="00722301">
        <w:rPr>
          <w:sz w:val="24"/>
          <w:szCs w:val="24"/>
        </w:rPr>
        <w:fldChar w:fldCharType="begin"/>
      </w:r>
      <w:r w:rsidR="00722301">
        <w:rPr>
          <w:sz w:val="24"/>
          <w:szCs w:val="24"/>
        </w:rPr>
        <w:instrText xml:space="preserve"> REF sen2 \h </w:instrText>
      </w:r>
      <w:r w:rsidR="00722301">
        <w:rPr>
          <w:sz w:val="24"/>
          <w:szCs w:val="24"/>
        </w:rPr>
      </w:r>
      <w:r w:rsidR="00722301">
        <w:rPr>
          <w:sz w:val="24"/>
          <w:szCs w:val="24"/>
        </w:rPr>
        <w:fldChar w:fldCharType="separate"/>
      </w:r>
      <w:ins w:id="56" w:author="Celal" w:date="2012-05-01T20:34:00Z">
        <w:r w:rsidR="0050778A" w:rsidRPr="00D77719">
          <w:rPr>
            <w:rFonts w:ascii="Times New Roman" w:hAnsi="Times New Roman"/>
            <w:color w:val="000000"/>
            <w:sz w:val="24"/>
            <w:szCs w:val="24"/>
            <w:lang w:eastAsia="en-CA"/>
          </w:rPr>
          <w:t>[</w:t>
        </w:r>
        <w:r w:rsidR="0050778A">
          <w:rPr>
            <w:rFonts w:ascii="Times New Roman" w:hAnsi="Times New Roman"/>
            <w:color w:val="000000"/>
            <w:sz w:val="24"/>
            <w:szCs w:val="24"/>
            <w:lang w:eastAsia="en-CA"/>
          </w:rPr>
          <w:t>1</w:t>
        </w:r>
        <w:r w:rsidR="0050778A" w:rsidRPr="00D77719">
          <w:rPr>
            <w:rFonts w:ascii="Times New Roman" w:hAnsi="Times New Roman"/>
            <w:color w:val="000000"/>
            <w:sz w:val="24"/>
            <w:szCs w:val="24"/>
            <w:lang w:eastAsia="en-CA"/>
          </w:rPr>
          <w:t>]</w:t>
        </w:r>
      </w:ins>
      <w:del w:id="57" w:author="Celal" w:date="2012-05-01T03:26:00Z">
        <w:r w:rsidR="00060919" w:rsidRPr="00D77719" w:rsidDel="00D0252B">
          <w:rPr>
            <w:rFonts w:ascii="Times New Roman" w:hAnsi="Times New Roman"/>
            <w:color w:val="000000"/>
            <w:sz w:val="24"/>
            <w:szCs w:val="24"/>
            <w:lang w:eastAsia="en-CA"/>
          </w:rPr>
          <w:delText>[2]</w:delText>
        </w:r>
      </w:del>
      <w:r w:rsidR="00722301">
        <w:rPr>
          <w:sz w:val="24"/>
          <w:szCs w:val="24"/>
        </w:rPr>
        <w:fldChar w:fldCharType="end"/>
      </w:r>
    </w:p>
    <w:p w:rsidR="00043B47" w:rsidRDefault="00043B47">
      <w:pPr>
        <w:rPr>
          <w:rFonts w:ascii="Times New Roman" w:hAnsi="Times New Roman"/>
          <w:b/>
        </w:rPr>
      </w:pPr>
    </w:p>
    <w:p w:rsidR="00CB0CE7" w:rsidRDefault="00E047C1">
      <w:pPr>
        <w:rPr>
          <w:rFonts w:ascii="Times New Roman" w:hAnsi="Times New Roman"/>
          <w:b/>
        </w:rPr>
      </w:pPr>
      <w:r w:rsidRPr="005C12C0">
        <w:rPr>
          <w:rFonts w:ascii="Times New Roman" w:hAnsi="Times New Roman"/>
          <w:b/>
        </w:rPr>
        <w:t>NUMERICAL ANALYSIS OF THE EXPERIMENT</w:t>
      </w:r>
    </w:p>
    <w:p w:rsidR="001F57DB" w:rsidRPr="001F57DB" w:rsidRDefault="000271D5" w:rsidP="0001777D">
      <w:pPr>
        <w:spacing w:line="240" w:lineRule="auto"/>
        <w:jc w:val="both"/>
        <w:rPr>
          <w:rFonts w:ascii="Times New Roman" w:hAnsi="Times New Roman"/>
        </w:rPr>
      </w:pPr>
      <w:r>
        <w:rPr>
          <w:rFonts w:ascii="Times New Roman" w:eastAsia="Malgun Gothic" w:hAnsi="Times New Roman"/>
          <w:bCs/>
          <w:lang w:val="en-US" w:eastAsia="ko-KR"/>
        </w:rPr>
        <w:lastRenderedPageBreak/>
        <w:t>T</w:t>
      </w:r>
      <w:r w:rsidRPr="005C12C0">
        <w:rPr>
          <w:rFonts w:ascii="Times New Roman" w:eastAsia="Malgun Gothic" w:hAnsi="Times New Roman"/>
          <w:bCs/>
          <w:lang w:val="en-US" w:eastAsia="ko-KR"/>
        </w:rPr>
        <w:t xml:space="preserve">he </w:t>
      </w:r>
      <w:proofErr w:type="spellStart"/>
      <w:r w:rsidRPr="005C12C0">
        <w:rPr>
          <w:rFonts w:ascii="Times New Roman" w:eastAsia="Malgun Gothic" w:hAnsi="Times New Roman"/>
          <w:bCs/>
          <w:lang w:val="en-US" w:eastAsia="ko-KR"/>
        </w:rPr>
        <w:t>behavio</w:t>
      </w:r>
      <w:r>
        <w:rPr>
          <w:rFonts w:ascii="Times New Roman" w:eastAsia="Malgun Gothic" w:hAnsi="Times New Roman"/>
          <w:bCs/>
          <w:lang w:val="en-US" w:eastAsia="ko-KR"/>
        </w:rPr>
        <w:t>u</w:t>
      </w:r>
      <w:r w:rsidRPr="005C12C0">
        <w:rPr>
          <w:rFonts w:ascii="Times New Roman" w:eastAsia="Malgun Gothic" w:hAnsi="Times New Roman"/>
          <w:bCs/>
          <w:lang w:val="en-US" w:eastAsia="ko-KR"/>
        </w:rPr>
        <w:t>r</w:t>
      </w:r>
      <w:proofErr w:type="spellEnd"/>
      <w:r w:rsidRPr="005C12C0">
        <w:rPr>
          <w:rFonts w:ascii="Times New Roman" w:eastAsia="Malgun Gothic" w:hAnsi="Times New Roman"/>
          <w:bCs/>
          <w:lang w:val="en-US" w:eastAsia="ko-KR"/>
        </w:rPr>
        <w:t xml:space="preserve"> of a</w:t>
      </w:r>
      <w:r w:rsidR="00671789">
        <w:rPr>
          <w:rFonts w:ascii="Times New Roman" w:eastAsia="Malgun Gothic" w:hAnsi="Times New Roman"/>
          <w:bCs/>
          <w:lang w:val="en-US" w:eastAsia="ko-KR"/>
        </w:rPr>
        <w:t>n X65</w:t>
      </w:r>
      <w:r w:rsidRPr="005C12C0">
        <w:rPr>
          <w:rFonts w:ascii="Times New Roman" w:eastAsia="Malgun Gothic" w:hAnsi="Times New Roman"/>
          <w:bCs/>
          <w:lang w:val="en-US" w:eastAsia="ko-KR"/>
        </w:rPr>
        <w:t xml:space="preserve"> </w:t>
      </w:r>
      <w:proofErr w:type="gramStart"/>
      <w:r w:rsidRPr="005C12C0">
        <w:rPr>
          <w:rFonts w:ascii="Times New Roman" w:eastAsia="Malgun Gothic" w:hAnsi="Times New Roman"/>
          <w:bCs/>
          <w:lang w:val="en-US" w:eastAsia="ko-KR"/>
        </w:rPr>
        <w:t>cold  bend</w:t>
      </w:r>
      <w:proofErr w:type="gramEnd"/>
      <w:r w:rsidRPr="005C12C0">
        <w:rPr>
          <w:rFonts w:ascii="Times New Roman" w:eastAsia="Malgun Gothic" w:hAnsi="Times New Roman"/>
          <w:bCs/>
          <w:lang w:val="en-US" w:eastAsia="ko-KR"/>
        </w:rPr>
        <w:t xml:space="preserve"> pipe by a combination of internal pressure and</w:t>
      </w:r>
      <w:r>
        <w:rPr>
          <w:rFonts w:ascii="Times New Roman" w:eastAsia="Malgun Gothic" w:hAnsi="Times New Roman"/>
          <w:bCs/>
          <w:lang w:val="en-US" w:eastAsia="ko-KR"/>
        </w:rPr>
        <w:t xml:space="preserve"> bending load has been analyzed numerically using the finite element analysis software ABAQUS Version 6.10</w:t>
      </w:r>
      <w:r w:rsidR="00002B21">
        <w:rPr>
          <w:rFonts w:ascii="Times New Roman" w:eastAsia="Malgun Gothic" w:hAnsi="Times New Roman"/>
          <w:bCs/>
          <w:lang w:val="en-US" w:eastAsia="ko-KR"/>
        </w:rPr>
        <w:t>. T</w:t>
      </w:r>
      <w:r w:rsidR="0070538B">
        <w:rPr>
          <w:rFonts w:ascii="Times New Roman" w:eastAsia="Malgun Gothic" w:hAnsi="Times New Roman"/>
          <w:bCs/>
          <w:lang w:val="en-US" w:eastAsia="ko-KR"/>
        </w:rPr>
        <w:t xml:space="preserve">he experimental studies carried out by </w:t>
      </w:r>
      <w:proofErr w:type="spellStart"/>
      <w:r w:rsidR="0070538B">
        <w:rPr>
          <w:rFonts w:ascii="Times New Roman" w:eastAsia="Malgun Gothic" w:hAnsi="Times New Roman"/>
          <w:bCs/>
          <w:lang w:val="en-US" w:eastAsia="ko-KR"/>
        </w:rPr>
        <w:t>Sen</w:t>
      </w:r>
      <w:proofErr w:type="spellEnd"/>
      <w:r w:rsidR="0070538B">
        <w:rPr>
          <w:rFonts w:ascii="Times New Roman" w:eastAsia="Malgun Gothic" w:hAnsi="Times New Roman"/>
          <w:bCs/>
          <w:lang w:val="en-US" w:eastAsia="ko-KR"/>
        </w:rPr>
        <w:t xml:space="preserve"> </w:t>
      </w:r>
      <w:r w:rsidR="0070538B">
        <w:rPr>
          <w:rFonts w:ascii="Times New Roman" w:eastAsia="Malgun Gothic" w:hAnsi="Times New Roman"/>
          <w:bCs/>
          <w:lang w:val="en-US" w:eastAsia="ko-KR"/>
        </w:rPr>
        <w:fldChar w:fldCharType="begin"/>
      </w:r>
      <w:r w:rsidR="0070538B">
        <w:rPr>
          <w:rFonts w:ascii="Times New Roman" w:eastAsia="Malgun Gothic" w:hAnsi="Times New Roman"/>
          <w:bCs/>
          <w:lang w:val="en-US" w:eastAsia="ko-KR"/>
        </w:rPr>
        <w:instrText xml:space="preserve"> REF sen2 \h </w:instrText>
      </w:r>
      <w:r w:rsidR="0070538B">
        <w:rPr>
          <w:rFonts w:ascii="Times New Roman" w:eastAsia="Malgun Gothic" w:hAnsi="Times New Roman"/>
          <w:bCs/>
          <w:lang w:val="en-US" w:eastAsia="ko-KR"/>
        </w:rPr>
      </w:r>
      <w:r w:rsidR="0070538B">
        <w:rPr>
          <w:rFonts w:ascii="Times New Roman" w:eastAsia="Malgun Gothic" w:hAnsi="Times New Roman"/>
          <w:bCs/>
          <w:lang w:val="en-US" w:eastAsia="ko-KR"/>
        </w:rPr>
        <w:fldChar w:fldCharType="separate"/>
      </w:r>
      <w:ins w:id="58" w:author="Celal" w:date="2012-05-01T20:34:00Z">
        <w:r w:rsidR="0050778A" w:rsidRPr="00D77719">
          <w:rPr>
            <w:rFonts w:ascii="Times New Roman" w:hAnsi="Times New Roman"/>
            <w:color w:val="000000"/>
            <w:sz w:val="24"/>
            <w:szCs w:val="24"/>
            <w:lang w:eastAsia="en-CA"/>
          </w:rPr>
          <w:t>[</w:t>
        </w:r>
        <w:r w:rsidR="0050778A">
          <w:rPr>
            <w:rFonts w:ascii="Times New Roman" w:hAnsi="Times New Roman"/>
            <w:color w:val="000000"/>
            <w:sz w:val="24"/>
            <w:szCs w:val="24"/>
            <w:lang w:eastAsia="en-CA"/>
          </w:rPr>
          <w:t>1</w:t>
        </w:r>
        <w:r w:rsidR="0050778A" w:rsidRPr="00D77719">
          <w:rPr>
            <w:rFonts w:ascii="Times New Roman" w:hAnsi="Times New Roman"/>
            <w:color w:val="000000"/>
            <w:sz w:val="24"/>
            <w:szCs w:val="24"/>
            <w:lang w:eastAsia="en-CA"/>
          </w:rPr>
          <w:t>]</w:t>
        </w:r>
      </w:ins>
      <w:del w:id="59" w:author="Celal" w:date="2012-05-01T03:26:00Z">
        <w:r w:rsidR="00060919" w:rsidRPr="00D77719" w:rsidDel="00D0252B">
          <w:rPr>
            <w:rFonts w:ascii="Times New Roman" w:hAnsi="Times New Roman"/>
            <w:color w:val="000000"/>
            <w:sz w:val="24"/>
            <w:szCs w:val="24"/>
            <w:lang w:eastAsia="en-CA"/>
          </w:rPr>
          <w:delText>[2]</w:delText>
        </w:r>
      </w:del>
      <w:r w:rsidR="0070538B">
        <w:rPr>
          <w:rFonts w:ascii="Times New Roman" w:eastAsia="Malgun Gothic" w:hAnsi="Times New Roman"/>
          <w:bCs/>
          <w:lang w:val="en-US" w:eastAsia="ko-KR"/>
        </w:rPr>
        <w:fldChar w:fldCharType="end"/>
      </w:r>
      <w:r w:rsidR="0070538B">
        <w:rPr>
          <w:rFonts w:ascii="Times New Roman" w:eastAsia="Malgun Gothic" w:hAnsi="Times New Roman"/>
          <w:bCs/>
          <w:lang w:val="en-US" w:eastAsia="ko-KR"/>
        </w:rPr>
        <w:t xml:space="preserve"> </w:t>
      </w:r>
      <w:r w:rsidR="00002B21">
        <w:rPr>
          <w:rFonts w:ascii="Times New Roman" w:eastAsia="Malgun Gothic" w:hAnsi="Times New Roman"/>
          <w:bCs/>
          <w:lang w:val="en-US" w:eastAsia="ko-KR"/>
        </w:rPr>
        <w:t xml:space="preserve">exhibiting a </w:t>
      </w:r>
      <w:r w:rsidR="0070538B" w:rsidRPr="005C12C0">
        <w:rPr>
          <w:rFonts w:ascii="Times New Roman" w:eastAsia="Malgun Gothic" w:hAnsi="Times New Roman"/>
          <w:bCs/>
          <w:lang w:val="en-US" w:eastAsia="ko-KR"/>
        </w:rPr>
        <w:t xml:space="preserve">tension side fracture </w:t>
      </w:r>
      <w:r w:rsidR="00002B21">
        <w:rPr>
          <w:rFonts w:ascii="Times New Roman" w:eastAsia="Malgun Gothic" w:hAnsi="Times New Roman"/>
          <w:bCs/>
          <w:lang w:val="en-US" w:eastAsia="ko-KR"/>
        </w:rPr>
        <w:t xml:space="preserve">following the </w:t>
      </w:r>
      <w:r w:rsidR="0070538B" w:rsidRPr="005C12C0">
        <w:rPr>
          <w:rFonts w:ascii="Times New Roman" w:eastAsia="Malgun Gothic" w:hAnsi="Times New Roman"/>
          <w:bCs/>
          <w:lang w:val="en-US" w:eastAsia="ko-KR"/>
        </w:rPr>
        <w:t>compression side buckling</w:t>
      </w:r>
      <w:r w:rsidR="0070538B">
        <w:rPr>
          <w:rFonts w:ascii="Times New Roman" w:eastAsia="Malgun Gothic" w:hAnsi="Times New Roman"/>
          <w:bCs/>
          <w:lang w:val="en-US" w:eastAsia="ko-KR"/>
        </w:rPr>
        <w:t xml:space="preserve"> of a cold bend by a combination of bending load and internal pressure</w:t>
      </w:r>
      <w:r w:rsidR="00002B21">
        <w:rPr>
          <w:rFonts w:ascii="Times New Roman" w:eastAsia="Malgun Gothic" w:hAnsi="Times New Roman"/>
          <w:bCs/>
          <w:lang w:val="en-US" w:eastAsia="ko-KR"/>
        </w:rPr>
        <w:t xml:space="preserve"> were simulated</w:t>
      </w:r>
      <w:r>
        <w:rPr>
          <w:rFonts w:ascii="Times New Roman" w:eastAsia="Malgun Gothic" w:hAnsi="Times New Roman"/>
          <w:bCs/>
          <w:lang w:val="en-US" w:eastAsia="ko-KR"/>
        </w:rPr>
        <w:t>.</w:t>
      </w:r>
      <w:r w:rsidRPr="005C12C0">
        <w:rPr>
          <w:rFonts w:ascii="Times New Roman" w:eastAsia="Malgun Gothic" w:hAnsi="Times New Roman"/>
          <w:bCs/>
          <w:lang w:val="en-US" w:eastAsia="ko-KR"/>
        </w:rPr>
        <w:t xml:space="preserve"> </w:t>
      </w:r>
      <w:ins w:id="60" w:author="Celal" w:date="2012-04-26T06:01:00Z">
        <w:r w:rsidR="00CC73A3">
          <w:rPr>
            <w:rFonts w:ascii="Times New Roman" w:eastAsia="Malgun Gothic" w:hAnsi="Times New Roman"/>
            <w:bCs/>
            <w:lang w:val="en-US" w:eastAsia="ko-KR"/>
          </w:rPr>
          <w:t xml:space="preserve">The grade of the simulated pipe corresponds to 448 MPA </w:t>
        </w:r>
      </w:ins>
      <w:ins w:id="61" w:author="Celal" w:date="2012-04-26T06:10:00Z">
        <w:r w:rsidR="000B5891">
          <w:rPr>
            <w:rFonts w:ascii="Times New Roman" w:eastAsia="Malgun Gothic" w:hAnsi="Times New Roman"/>
            <w:bCs/>
            <w:lang w:val="en-US" w:eastAsia="ko-KR"/>
          </w:rPr>
          <w:t xml:space="preserve">specified minimum </w:t>
        </w:r>
      </w:ins>
      <w:ins w:id="62" w:author="Celal" w:date="2012-04-26T06:01:00Z">
        <w:r w:rsidR="000B5891">
          <w:rPr>
            <w:rFonts w:ascii="Times New Roman" w:eastAsia="Malgun Gothic" w:hAnsi="Times New Roman"/>
            <w:bCs/>
            <w:lang w:val="en-US" w:eastAsia="ko-KR"/>
          </w:rPr>
          <w:t>yield</w:t>
        </w:r>
        <w:r w:rsidR="00CC73A3">
          <w:rPr>
            <w:rFonts w:ascii="Times New Roman" w:eastAsia="Malgun Gothic" w:hAnsi="Times New Roman"/>
            <w:bCs/>
            <w:lang w:val="en-US" w:eastAsia="ko-KR"/>
          </w:rPr>
          <w:t xml:space="preserve"> strength. </w:t>
        </w:r>
      </w:ins>
      <w:ins w:id="63" w:author="Celal" w:date="2012-04-26T06:10:00Z">
        <w:r w:rsidR="000B5891">
          <w:rPr>
            <w:rFonts w:ascii="Times New Roman" w:eastAsia="Malgun Gothic" w:hAnsi="Times New Roman"/>
            <w:bCs/>
            <w:lang w:val="en-US" w:eastAsia="ko-KR"/>
          </w:rPr>
          <w:t xml:space="preserve">In the finite element model the </w:t>
        </w:r>
      </w:ins>
      <w:proofErr w:type="gramStart"/>
      <w:ins w:id="64" w:author="Celal" w:date="2012-04-26T06:11:00Z">
        <w:r w:rsidR="000B5891">
          <w:rPr>
            <w:rFonts w:ascii="Times New Roman" w:eastAsia="Malgun Gothic" w:hAnsi="Times New Roman"/>
            <w:bCs/>
            <w:lang w:val="en-US" w:eastAsia="ko-KR"/>
          </w:rPr>
          <w:t>Young’ s</w:t>
        </w:r>
        <w:proofErr w:type="gramEnd"/>
        <w:r w:rsidR="000B5891">
          <w:rPr>
            <w:rFonts w:ascii="Times New Roman" w:eastAsia="Malgun Gothic" w:hAnsi="Times New Roman"/>
            <w:bCs/>
            <w:lang w:val="en-US" w:eastAsia="ko-KR"/>
          </w:rPr>
          <w:t xml:space="preserve"> modulus</w:t>
        </w:r>
      </w:ins>
      <w:ins w:id="65" w:author="Celal" w:date="2012-04-26T06:15:00Z">
        <w:r w:rsidR="000B5891">
          <w:rPr>
            <w:rFonts w:ascii="Times New Roman" w:eastAsia="Malgun Gothic" w:hAnsi="Times New Roman"/>
            <w:bCs/>
            <w:lang w:val="en-US" w:eastAsia="ko-KR"/>
          </w:rPr>
          <w:t xml:space="preserve"> of 210</w:t>
        </w:r>
      </w:ins>
      <w:ins w:id="66" w:author="Celal" w:date="2012-04-28T22:26:00Z">
        <w:r w:rsidR="0043417F">
          <w:rPr>
            <w:rFonts w:ascii="Times New Roman" w:eastAsia="Malgun Gothic" w:hAnsi="Times New Roman"/>
            <w:bCs/>
            <w:lang w:val="en-US" w:eastAsia="ko-KR"/>
          </w:rPr>
          <w:t>700</w:t>
        </w:r>
      </w:ins>
      <w:ins w:id="67" w:author="Celal" w:date="2012-04-26T06:15:00Z">
        <w:r w:rsidR="000B5891">
          <w:rPr>
            <w:rFonts w:ascii="Times New Roman" w:eastAsia="Malgun Gothic" w:hAnsi="Times New Roman"/>
            <w:bCs/>
            <w:lang w:val="en-US" w:eastAsia="ko-KR"/>
          </w:rPr>
          <w:t xml:space="preserve"> MPA has been used. To simulate the plastic </w:t>
        </w:r>
      </w:ins>
      <w:proofErr w:type="spellStart"/>
      <w:ins w:id="68" w:author="Celal" w:date="2012-04-26T06:17:00Z">
        <w:r w:rsidR="000B5891">
          <w:rPr>
            <w:rFonts w:ascii="Times New Roman" w:eastAsia="Malgun Gothic" w:hAnsi="Times New Roman"/>
            <w:bCs/>
            <w:lang w:val="en-US" w:eastAsia="ko-KR"/>
          </w:rPr>
          <w:t>behaviour</w:t>
        </w:r>
        <w:proofErr w:type="spellEnd"/>
        <w:r w:rsidR="000B5891">
          <w:rPr>
            <w:rFonts w:ascii="Times New Roman" w:eastAsia="Malgun Gothic" w:hAnsi="Times New Roman"/>
            <w:bCs/>
            <w:lang w:val="en-US" w:eastAsia="ko-KR"/>
          </w:rPr>
          <w:t xml:space="preserve"> of the material a metal plasticity model with isotropic hardening has been applied. In this model </w:t>
        </w:r>
      </w:ins>
      <w:ins w:id="69" w:author="Celal" w:date="2012-04-26T06:19:00Z">
        <w:r w:rsidR="000B5891">
          <w:rPr>
            <w:rFonts w:ascii="Times New Roman" w:eastAsia="Malgun Gothic" w:hAnsi="Times New Roman"/>
            <w:bCs/>
            <w:lang w:val="en-US" w:eastAsia="ko-KR"/>
          </w:rPr>
          <w:t xml:space="preserve">a linear increase in the stress from 448.16 MPA to 530.9 MPA is assumed for a strain increase of </w:t>
        </w:r>
      </w:ins>
      <w:ins w:id="70" w:author="Celal" w:date="2012-04-26T06:20:00Z">
        <w:r w:rsidR="000B5891">
          <w:rPr>
            <w:rFonts w:ascii="Times New Roman" w:eastAsia="Malgun Gothic" w:hAnsi="Times New Roman"/>
            <w:bCs/>
            <w:lang w:val="en-US" w:eastAsia="ko-KR"/>
          </w:rPr>
          <w:t>5%.</w:t>
        </w:r>
      </w:ins>
      <w:ins w:id="71" w:author="Celal" w:date="2012-04-26T06:11:00Z">
        <w:r w:rsidR="000B5891">
          <w:rPr>
            <w:rFonts w:ascii="Times New Roman" w:eastAsia="Malgun Gothic" w:hAnsi="Times New Roman"/>
            <w:bCs/>
            <w:lang w:val="en-US" w:eastAsia="ko-KR"/>
          </w:rPr>
          <w:t xml:space="preserve"> </w:t>
        </w:r>
      </w:ins>
      <w:r w:rsidR="00CE5092">
        <w:rPr>
          <w:rFonts w:ascii="Times New Roman" w:eastAsia="Malgun Gothic" w:hAnsi="Times New Roman"/>
          <w:bCs/>
          <w:lang w:val="en-US" w:eastAsia="ko-KR"/>
        </w:rPr>
        <w:t xml:space="preserve">During the pre-processing of the model geometry the symmetry of the cold bend has been used </w:t>
      </w:r>
      <w:r w:rsidR="00CE6D5E">
        <w:rPr>
          <w:rFonts w:ascii="Times New Roman" w:eastAsia="Malgun Gothic" w:hAnsi="Times New Roman"/>
          <w:bCs/>
          <w:lang w:val="en-US" w:eastAsia="ko-KR"/>
        </w:rPr>
        <w:t>and one quarter of a full scale test specimen</w:t>
      </w:r>
      <w:r w:rsidR="000B2174">
        <w:rPr>
          <w:rFonts w:ascii="Times New Roman" w:eastAsia="Malgun Gothic" w:hAnsi="Times New Roman"/>
          <w:bCs/>
          <w:lang w:val="en-US" w:eastAsia="ko-KR"/>
        </w:rPr>
        <w:t xml:space="preserve"> having an outer section diameter of 761.5 mm, diameter to wall thickness ratio of 93 and a nominal wall thickness of 8.2 mm</w:t>
      </w:r>
      <w:r w:rsidR="00CE6D5E">
        <w:rPr>
          <w:rFonts w:ascii="Times New Roman" w:eastAsia="Malgun Gothic" w:hAnsi="Times New Roman"/>
          <w:bCs/>
          <w:lang w:val="en-US" w:eastAsia="ko-KR"/>
        </w:rPr>
        <w:t xml:space="preserve"> has been modeled</w:t>
      </w:r>
      <w:r w:rsidR="00DC76E2">
        <w:rPr>
          <w:rFonts w:ascii="Times New Roman" w:eastAsia="Malgun Gothic" w:hAnsi="Times New Roman"/>
          <w:bCs/>
          <w:lang w:val="en-US" w:eastAsia="ko-KR"/>
        </w:rPr>
        <w:t xml:space="preserve"> which resulted in a significant reduction of the total number of elements and computational time</w:t>
      </w:r>
      <w:r w:rsidR="0045053A">
        <w:t>.</w:t>
      </w:r>
      <w:r w:rsidR="000B2174">
        <w:t xml:space="preserve"> </w:t>
      </w:r>
      <w:r w:rsidR="00DC76E2" w:rsidRPr="00DC76E2">
        <w:rPr>
          <w:rFonts w:ascii="Times New Roman" w:hAnsi="Times New Roman"/>
        </w:rPr>
        <w:t>The simpli</w:t>
      </w:r>
      <w:r w:rsidR="00DC76E2">
        <w:rPr>
          <w:rFonts w:ascii="Times New Roman" w:hAnsi="Times New Roman"/>
        </w:rPr>
        <w:t xml:space="preserve">fication of the finite element model is also justified since the buckling of the specimen in the experimental studies </w:t>
      </w:r>
      <w:proofErr w:type="gramStart"/>
      <w:r w:rsidR="00DC76E2">
        <w:rPr>
          <w:rFonts w:ascii="Times New Roman" w:hAnsi="Times New Roman"/>
        </w:rPr>
        <w:t>occurs</w:t>
      </w:r>
      <w:proofErr w:type="gramEnd"/>
      <w:r w:rsidR="00DC76E2">
        <w:rPr>
          <w:rFonts w:ascii="Times New Roman" w:hAnsi="Times New Roman"/>
        </w:rPr>
        <w:t xml:space="preserve"> perpendicular to the applied in-plane moment and the out-of-plane displacement of the test specimen is constrained in the experimental setup.  </w:t>
      </w:r>
      <w:r w:rsidR="00545A6B">
        <w:rPr>
          <w:rFonts w:ascii="Times New Roman" w:hAnsi="Times New Roman"/>
        </w:rPr>
        <w:t>In order to model the curvature of the pipe</w:t>
      </w:r>
      <w:ins w:id="72" w:author="Celal" w:date="2012-04-30T10:33:00Z">
        <w:r w:rsidR="00175F50">
          <w:rPr>
            <w:rFonts w:ascii="Times New Roman" w:hAnsi="Times New Roman"/>
          </w:rPr>
          <w:t xml:space="preserve"> which has a total length of 7454 mm,</w:t>
        </w:r>
      </w:ins>
      <w:r w:rsidR="00545A6B">
        <w:rPr>
          <w:rFonts w:ascii="Times New Roman" w:hAnsi="Times New Roman"/>
        </w:rPr>
        <w:t xml:space="preserve"> a horizontal length of 7400 mm and a bend angle of </w:t>
      </w:r>
      <w:r w:rsidR="00545A6B" w:rsidRPr="00545A6B">
        <w:rPr>
          <w:rFonts w:ascii="Times New Roman" w:hAnsi="Times New Roman"/>
        </w:rPr>
        <w:t>12° has been introduced</w:t>
      </w:r>
      <w:r w:rsidR="00545A6B">
        <w:rPr>
          <w:rFonts w:ascii="Times New Roman" w:hAnsi="Times New Roman"/>
        </w:rPr>
        <w:t xml:space="preserve"> </w:t>
      </w:r>
      <w:r w:rsidR="00002B21">
        <w:rPr>
          <w:rFonts w:ascii="Times New Roman" w:hAnsi="Times New Roman"/>
        </w:rPr>
        <w:t xml:space="preserve">in two </w:t>
      </w:r>
      <w:r w:rsidR="00545A6B">
        <w:rPr>
          <w:rFonts w:ascii="Times New Roman" w:hAnsi="Times New Roman"/>
        </w:rPr>
        <w:t>simulations</w:t>
      </w:r>
      <w:r w:rsidR="00002B21">
        <w:rPr>
          <w:rFonts w:ascii="Times New Roman" w:hAnsi="Times New Roman"/>
        </w:rPr>
        <w:t>; with and without internal pressure</w:t>
      </w:r>
      <w:r w:rsidR="00545A6B">
        <w:rPr>
          <w:rFonts w:ascii="Times New Roman" w:hAnsi="Times New Roman"/>
        </w:rPr>
        <w:t>.</w:t>
      </w:r>
      <w:r w:rsidR="00257360" w:rsidRPr="00D3113B">
        <w:rPr>
          <w:rFonts w:ascii="Times New Roman" w:hAnsi="Times New Roman"/>
        </w:rPr>
        <w:t xml:space="preserve"> Since the wall thickness of the pipe</w:t>
      </w:r>
      <w:r w:rsidR="00D3113B" w:rsidRPr="00D3113B">
        <w:rPr>
          <w:rFonts w:ascii="Times New Roman" w:hAnsi="Times New Roman"/>
        </w:rPr>
        <w:t xml:space="preserve"> was</w:t>
      </w:r>
      <w:r w:rsidR="00257360" w:rsidRPr="00D3113B">
        <w:rPr>
          <w:rFonts w:ascii="Times New Roman" w:hAnsi="Times New Roman"/>
        </w:rPr>
        <w:t xml:space="preserve"> small in comparison to its diameter</w:t>
      </w:r>
      <w:proofErr w:type="gramStart"/>
      <w:r w:rsidR="00257360" w:rsidRPr="00D3113B">
        <w:rPr>
          <w:rFonts w:ascii="Times New Roman" w:hAnsi="Times New Roman"/>
        </w:rPr>
        <w:t>,  S4R</w:t>
      </w:r>
      <w:proofErr w:type="gramEnd"/>
      <w:r w:rsidR="00257360" w:rsidRPr="00D3113B">
        <w:rPr>
          <w:rFonts w:ascii="Times New Roman" w:hAnsi="Times New Roman"/>
        </w:rPr>
        <w:t xml:space="preserve"> shell elements have been selected and by both simulations the model</w:t>
      </w:r>
      <w:r w:rsidR="00D3113B" w:rsidRPr="00D3113B">
        <w:rPr>
          <w:rFonts w:ascii="Times New Roman" w:hAnsi="Times New Roman"/>
        </w:rPr>
        <w:t>s have been</w:t>
      </w:r>
      <w:r w:rsidR="00257360" w:rsidRPr="00D3113B">
        <w:rPr>
          <w:rFonts w:ascii="Times New Roman" w:hAnsi="Times New Roman"/>
        </w:rPr>
        <w:t xml:space="preserve"> meshed with</w:t>
      </w:r>
      <w:r w:rsidR="00D3113B" w:rsidRPr="00D3113B">
        <w:rPr>
          <w:rFonts w:ascii="Times New Roman" w:hAnsi="Times New Roman"/>
        </w:rPr>
        <w:t xml:space="preserve"> 5204</w:t>
      </w:r>
      <w:r w:rsidR="00257360" w:rsidRPr="00D3113B">
        <w:rPr>
          <w:rFonts w:ascii="Times New Roman" w:hAnsi="Times New Roman"/>
        </w:rPr>
        <w:t xml:space="preserve"> elements.</w:t>
      </w:r>
      <w:r w:rsidR="008D3693">
        <w:rPr>
          <w:rFonts w:ascii="Times New Roman" w:hAnsi="Times New Roman"/>
        </w:rPr>
        <w:t xml:space="preserve"> For the modeling of the collar part</w:t>
      </w:r>
      <w:r w:rsidR="0088278F">
        <w:rPr>
          <w:rFonts w:ascii="Times New Roman" w:hAnsi="Times New Roman"/>
        </w:rPr>
        <w:t xml:space="preserve"> in</w:t>
      </w:r>
      <w:r w:rsidR="0088278F" w:rsidRPr="00B237D6">
        <w:rPr>
          <w:rFonts w:ascii="Times New Roman" w:hAnsi="Times New Roman"/>
        </w:rPr>
        <w:t xml:space="preserve"> </w:t>
      </w:r>
      <w:r w:rsidR="0088278F" w:rsidRPr="00B237D6">
        <w:rPr>
          <w:rFonts w:ascii="Times New Roman" w:hAnsi="Times New Roman"/>
        </w:rPr>
        <w:fldChar w:fldCharType="begin"/>
      </w:r>
      <w:r w:rsidR="0088278F" w:rsidRPr="00B237D6">
        <w:rPr>
          <w:rFonts w:ascii="Times New Roman" w:hAnsi="Times New Roman"/>
        </w:rPr>
        <w:instrText xml:space="preserve"> REF _Ref317158944 \h </w:instrText>
      </w:r>
      <w:r w:rsidR="00B237D6">
        <w:rPr>
          <w:rFonts w:ascii="Times New Roman" w:hAnsi="Times New Roman"/>
        </w:rPr>
        <w:instrText xml:space="preserve"> \* MERGEFORMAT </w:instrText>
      </w:r>
      <w:r w:rsidR="0088278F" w:rsidRPr="00B237D6">
        <w:rPr>
          <w:rFonts w:ascii="Times New Roman" w:hAnsi="Times New Roman"/>
        </w:rPr>
      </w:r>
      <w:r w:rsidR="0088278F" w:rsidRPr="00B237D6">
        <w:rPr>
          <w:rFonts w:ascii="Times New Roman" w:hAnsi="Times New Roman"/>
        </w:rPr>
        <w:fldChar w:fldCharType="separate"/>
      </w:r>
      <w:ins w:id="73" w:author="Celal" w:date="2012-05-01T20:34:00Z">
        <w:r w:rsidR="0050778A" w:rsidRPr="0050778A">
          <w:rPr>
            <w:rFonts w:ascii="Times New Roman" w:hAnsi="Times New Roman"/>
            <w:sz w:val="24"/>
            <w:szCs w:val="24"/>
            <w:rPrChange w:id="74" w:author="Celal" w:date="2012-05-01T20:34:00Z">
              <w:rPr>
                <w:sz w:val="24"/>
                <w:szCs w:val="24"/>
              </w:rPr>
            </w:rPrChange>
          </w:rPr>
          <w:t xml:space="preserve">Figure </w:t>
        </w:r>
        <w:r w:rsidR="0050778A" w:rsidRPr="0050778A">
          <w:rPr>
            <w:rFonts w:ascii="Times New Roman" w:hAnsi="Times New Roman"/>
            <w:noProof/>
            <w:sz w:val="24"/>
            <w:szCs w:val="24"/>
            <w:rPrChange w:id="75" w:author="Celal" w:date="2012-05-01T20:34:00Z">
              <w:rPr>
                <w:noProof/>
                <w:sz w:val="24"/>
                <w:szCs w:val="24"/>
              </w:rPr>
            </w:rPrChange>
          </w:rPr>
          <w:t>2</w:t>
        </w:r>
      </w:ins>
      <w:del w:id="76" w:author="Celal" w:date="2012-05-01T03:26:00Z">
        <w:r w:rsidR="00060919" w:rsidRPr="00060919" w:rsidDel="00D0252B">
          <w:rPr>
            <w:rFonts w:ascii="Times New Roman" w:hAnsi="Times New Roman"/>
            <w:sz w:val="24"/>
            <w:szCs w:val="24"/>
          </w:rPr>
          <w:delText xml:space="preserve">Figure </w:delText>
        </w:r>
        <w:r w:rsidR="00060919" w:rsidRPr="00060919" w:rsidDel="00D0252B">
          <w:rPr>
            <w:rFonts w:ascii="Times New Roman" w:hAnsi="Times New Roman"/>
            <w:noProof/>
            <w:sz w:val="24"/>
            <w:szCs w:val="24"/>
          </w:rPr>
          <w:delText>2</w:delText>
        </w:r>
      </w:del>
      <w:r w:rsidR="0088278F" w:rsidRPr="00B237D6">
        <w:rPr>
          <w:rFonts w:ascii="Times New Roman" w:hAnsi="Times New Roman"/>
        </w:rPr>
        <w:fldChar w:fldCharType="end"/>
      </w:r>
      <w:r w:rsidR="008D3693">
        <w:rPr>
          <w:rFonts w:ascii="Times New Roman" w:hAnsi="Times New Roman"/>
        </w:rPr>
        <w:t xml:space="preserve"> the shell element thickness has been increased to 16 mm in order to prevent the buckling of the pipe in the sections close to the end plates</w:t>
      </w:r>
      <w:r w:rsidR="007945D8">
        <w:rPr>
          <w:rFonts w:ascii="Times New Roman" w:hAnsi="Times New Roman"/>
        </w:rPr>
        <w:t>, which is an undesirable  type of buckling since it is caused by the testing setup and would not occur under field conditions.</w:t>
      </w:r>
      <w:r w:rsidR="0045053A" w:rsidRPr="00971493">
        <w:rPr>
          <w:rFonts w:ascii="Times New Roman" w:hAnsi="Times New Roman"/>
        </w:rPr>
        <w:t xml:space="preserve">  </w:t>
      </w:r>
      <w:r w:rsidR="00971493" w:rsidRPr="00971493">
        <w:rPr>
          <w:rFonts w:ascii="Times New Roman" w:hAnsi="Times New Roman"/>
        </w:rPr>
        <w:t>In order</w:t>
      </w:r>
      <w:r w:rsidR="00971493">
        <w:rPr>
          <w:rFonts w:ascii="Times New Roman" w:hAnsi="Times New Roman"/>
        </w:rPr>
        <w:t xml:space="preserve"> to apply appropriate symmetry boundary conditions the translation degree of freedom in the x- direction and the rotation degrees of freedom around the y- and z-axes have been constrained at the x-symmetry edge of the pipe. For the modeling of the z- symmetry the translation degree of freedom in the z- direction and the rotation degrees of freedom around the x – and y – axes have been constrained for the nodes along the longitudinal edges of the pipe.</w:t>
      </w:r>
      <w:r w:rsidR="00971493" w:rsidRPr="00971493">
        <w:rPr>
          <w:rFonts w:ascii="Times New Roman" w:hAnsi="Times New Roman"/>
        </w:rPr>
        <w:t xml:space="preserve"> </w:t>
      </w:r>
      <w:r w:rsidR="0045053A" w:rsidRPr="00971493">
        <w:rPr>
          <w:rFonts w:ascii="Times New Roman" w:hAnsi="Times New Roman"/>
        </w:rPr>
        <w:t xml:space="preserve"> The endplate in the test setup was bolted to a heavy I-section moment arm that functioned to significantly increase its bending stiffness. In the finite element model the endplate</w:t>
      </w:r>
      <w:r w:rsidR="008D6FD7">
        <w:rPr>
          <w:rFonts w:ascii="Times New Roman" w:hAnsi="Times New Roman"/>
        </w:rPr>
        <w:t xml:space="preserve"> was</w:t>
      </w:r>
      <w:r w:rsidR="0045053A" w:rsidRPr="00971493">
        <w:rPr>
          <w:rFonts w:ascii="Times New Roman" w:hAnsi="Times New Roman"/>
        </w:rPr>
        <w:t xml:space="preserve"> modeled by creating a node at the center</w:t>
      </w:r>
      <w:r w:rsidR="008D6FD7">
        <w:rPr>
          <w:rFonts w:ascii="Times New Roman" w:hAnsi="Times New Roman"/>
        </w:rPr>
        <w:t xml:space="preserve"> of the pipe section at the pipe end</w:t>
      </w:r>
      <w:r w:rsidR="0045053A" w:rsidRPr="00971493">
        <w:rPr>
          <w:rFonts w:ascii="Times New Roman" w:hAnsi="Times New Roman"/>
        </w:rPr>
        <w:t>, and apply</w:t>
      </w:r>
      <w:r w:rsidR="00971493" w:rsidRPr="00971493">
        <w:rPr>
          <w:rFonts w:ascii="Times New Roman" w:hAnsi="Times New Roman"/>
        </w:rPr>
        <w:t>ing</w:t>
      </w:r>
      <w:r w:rsidR="0045053A" w:rsidRPr="00971493">
        <w:rPr>
          <w:rFonts w:ascii="Times New Roman" w:hAnsi="Times New Roman"/>
        </w:rPr>
        <w:t xml:space="preserve"> a rigid beam constraint to connect the adjacent nodes around the pipe wall to the center of the pipe section.</w:t>
      </w:r>
      <w:r w:rsidR="00987845" w:rsidRPr="00A64B75">
        <w:rPr>
          <w:rFonts w:ascii="Times New Roman" w:hAnsi="Times New Roman"/>
        </w:rPr>
        <w:t xml:space="preserve"> The center point of the pipe section then was connected to the loading pin which was located 600mm below the center point of the pipe by another rigid beam constraint. This rigid beam correlates to the heavy I section moment arm.</w:t>
      </w:r>
      <w:r w:rsidR="008D6FD7">
        <w:rPr>
          <w:rFonts w:ascii="Times New Roman" w:hAnsi="Times New Roman"/>
        </w:rPr>
        <w:t xml:space="preserve"> F</w:t>
      </w:r>
      <w:r w:rsidR="00A82C96">
        <w:rPr>
          <w:rFonts w:ascii="Times New Roman" w:hAnsi="Times New Roman"/>
        </w:rPr>
        <w:t xml:space="preserve">or the node representing the loading pin </w:t>
      </w:r>
      <w:r w:rsidR="008D6FD7">
        <w:rPr>
          <w:rFonts w:ascii="Times New Roman" w:hAnsi="Times New Roman"/>
        </w:rPr>
        <w:t xml:space="preserve">the translation degree of freedom in the z-direction and </w:t>
      </w:r>
      <w:r w:rsidR="0001777D">
        <w:rPr>
          <w:rFonts w:ascii="Times New Roman" w:hAnsi="Times New Roman"/>
        </w:rPr>
        <w:t xml:space="preserve">the </w:t>
      </w:r>
      <w:r w:rsidR="008D6FD7">
        <w:rPr>
          <w:rFonts w:ascii="Times New Roman" w:hAnsi="Times New Roman"/>
        </w:rPr>
        <w:t>rotation degrees of freedom around the x</w:t>
      </w:r>
      <w:r w:rsidR="0001777D">
        <w:rPr>
          <w:rFonts w:ascii="Times New Roman" w:hAnsi="Times New Roman"/>
        </w:rPr>
        <w:t>-</w:t>
      </w:r>
      <w:r w:rsidR="008D6FD7">
        <w:rPr>
          <w:rFonts w:ascii="Times New Roman" w:hAnsi="Times New Roman"/>
        </w:rPr>
        <w:t xml:space="preserve"> and y</w:t>
      </w:r>
      <w:r w:rsidR="0001777D">
        <w:rPr>
          <w:rFonts w:ascii="Times New Roman" w:hAnsi="Times New Roman"/>
        </w:rPr>
        <w:t>-</w:t>
      </w:r>
      <w:r w:rsidR="008D6FD7">
        <w:rPr>
          <w:rFonts w:ascii="Times New Roman" w:hAnsi="Times New Roman"/>
        </w:rPr>
        <w:t xml:space="preserve"> axes have been constrained and the same boundary co</w:t>
      </w:r>
      <w:r w:rsidR="0001777D">
        <w:rPr>
          <w:rFonts w:ascii="Times New Roman" w:hAnsi="Times New Roman"/>
        </w:rPr>
        <w:t xml:space="preserve">nditions have been transmitted to the adjacent nodes on the pipe end by </w:t>
      </w:r>
      <w:r w:rsidR="00DB7B57">
        <w:rPr>
          <w:rFonts w:ascii="Times New Roman" w:hAnsi="Times New Roman"/>
        </w:rPr>
        <w:t>rigid body</w:t>
      </w:r>
      <w:r w:rsidR="0001777D">
        <w:rPr>
          <w:rFonts w:ascii="Times New Roman" w:hAnsi="Times New Roman"/>
        </w:rPr>
        <w:t xml:space="preserve"> constraints. The displacement controlled loading has been applied by prescribing the translation of the </w:t>
      </w:r>
      <w:r w:rsidR="00DB7B57">
        <w:rPr>
          <w:rFonts w:ascii="Times New Roman" w:hAnsi="Times New Roman"/>
        </w:rPr>
        <w:t xml:space="preserve">node representing the loading </w:t>
      </w:r>
      <w:proofErr w:type="gramStart"/>
      <w:r w:rsidR="00DB7B57">
        <w:rPr>
          <w:rFonts w:ascii="Times New Roman" w:hAnsi="Times New Roman"/>
        </w:rPr>
        <w:t xml:space="preserve">pin </w:t>
      </w:r>
      <w:r w:rsidR="0001777D">
        <w:rPr>
          <w:rFonts w:ascii="Times New Roman" w:hAnsi="Times New Roman"/>
        </w:rPr>
        <w:t xml:space="preserve"> in</w:t>
      </w:r>
      <w:proofErr w:type="gramEnd"/>
      <w:r w:rsidR="0001777D">
        <w:rPr>
          <w:rFonts w:ascii="Times New Roman" w:hAnsi="Times New Roman"/>
        </w:rPr>
        <w:t xml:space="preserve"> x – and y direction</w:t>
      </w:r>
      <w:r w:rsidR="00FF3140">
        <w:rPr>
          <w:rFonts w:ascii="Times New Roman" w:hAnsi="Times New Roman"/>
        </w:rPr>
        <w:t>s</w:t>
      </w:r>
      <w:r w:rsidR="0001777D">
        <w:rPr>
          <w:rFonts w:ascii="Times New Roman" w:hAnsi="Times New Roman"/>
        </w:rPr>
        <w:t>. For both simulations</w:t>
      </w:r>
      <w:r w:rsidR="0045053A">
        <w:t xml:space="preserve"> </w:t>
      </w:r>
      <w:r w:rsidR="00A64B75">
        <w:rPr>
          <w:rFonts w:ascii="Times New Roman" w:hAnsi="Times New Roman"/>
        </w:rPr>
        <w:t>a</w:t>
      </w:r>
      <w:r w:rsidR="0001777D" w:rsidRPr="00952508">
        <w:rPr>
          <w:rFonts w:ascii="Times New Roman" w:hAnsi="Times New Roman"/>
        </w:rPr>
        <w:t xml:space="preserve"> total displacement of </w:t>
      </w:r>
      <w:r w:rsidR="0001777D">
        <w:rPr>
          <w:rFonts w:ascii="Times New Roman" w:hAnsi="Times New Roman"/>
        </w:rPr>
        <w:t xml:space="preserve">298.99 mm in x direction and 24.58 mm in –y </w:t>
      </w:r>
      <w:r w:rsidR="00A82C96">
        <w:rPr>
          <w:rFonts w:ascii="Times New Roman" w:hAnsi="Times New Roman"/>
        </w:rPr>
        <w:t>direction have</w:t>
      </w:r>
      <w:r w:rsidR="00A64B75">
        <w:rPr>
          <w:rFonts w:ascii="Times New Roman" w:hAnsi="Times New Roman"/>
        </w:rPr>
        <w:t xml:space="preserve"> been applied</w:t>
      </w:r>
      <w:r w:rsidR="0001777D">
        <w:rPr>
          <w:rFonts w:ascii="Times New Roman" w:hAnsi="Times New Roman"/>
        </w:rPr>
        <w:t xml:space="preserve"> to the node which is connected to the edge of the pipe with </w:t>
      </w:r>
      <w:r w:rsidR="009025FB">
        <w:rPr>
          <w:rFonts w:ascii="Times New Roman" w:hAnsi="Times New Roman"/>
        </w:rPr>
        <w:t xml:space="preserve">rigid beam </w:t>
      </w:r>
      <w:r w:rsidR="00A64B75">
        <w:rPr>
          <w:rFonts w:ascii="Times New Roman" w:hAnsi="Times New Roman"/>
        </w:rPr>
        <w:t xml:space="preserve"> constraint</w:t>
      </w:r>
      <w:r w:rsidR="003B3262">
        <w:rPr>
          <w:rFonts w:ascii="Times New Roman" w:hAnsi="Times New Roman"/>
        </w:rPr>
        <w:t>s</w:t>
      </w:r>
      <w:r w:rsidR="00A64B75">
        <w:rPr>
          <w:rFonts w:ascii="Times New Roman" w:hAnsi="Times New Roman"/>
        </w:rPr>
        <w:t>.</w:t>
      </w:r>
      <w:r w:rsidR="009025FB">
        <w:rPr>
          <w:rFonts w:ascii="Times New Roman" w:hAnsi="Times New Roman"/>
        </w:rPr>
        <w:t xml:space="preserve"> The application of the rigid beam constraint</w:t>
      </w:r>
      <w:r w:rsidR="003B3262">
        <w:rPr>
          <w:rFonts w:ascii="Times New Roman" w:hAnsi="Times New Roman"/>
        </w:rPr>
        <w:t>s</w:t>
      </w:r>
      <w:r w:rsidR="009025FB">
        <w:rPr>
          <w:rFonts w:ascii="Times New Roman" w:hAnsi="Times New Roman"/>
        </w:rPr>
        <w:t xml:space="preserve"> and the displacements is demonstrated in </w:t>
      </w:r>
      <w:r w:rsidR="009025FB" w:rsidRPr="00B237D6">
        <w:rPr>
          <w:rFonts w:ascii="Times New Roman" w:hAnsi="Times New Roman"/>
        </w:rPr>
        <w:fldChar w:fldCharType="begin"/>
      </w:r>
      <w:r w:rsidR="009025FB" w:rsidRPr="00B237D6">
        <w:rPr>
          <w:rFonts w:ascii="Times New Roman" w:hAnsi="Times New Roman"/>
        </w:rPr>
        <w:instrText xml:space="preserve"> REF _Ref317343385 \h </w:instrText>
      </w:r>
      <w:r w:rsidR="00B237D6">
        <w:rPr>
          <w:rFonts w:ascii="Times New Roman" w:hAnsi="Times New Roman"/>
        </w:rPr>
        <w:instrText xml:space="preserve"> \* MERGEFORMAT </w:instrText>
      </w:r>
      <w:r w:rsidR="009025FB" w:rsidRPr="00B237D6">
        <w:rPr>
          <w:rFonts w:ascii="Times New Roman" w:hAnsi="Times New Roman"/>
        </w:rPr>
      </w:r>
      <w:r w:rsidR="009025FB" w:rsidRPr="00B237D6">
        <w:rPr>
          <w:rFonts w:ascii="Times New Roman" w:hAnsi="Times New Roman"/>
        </w:rPr>
        <w:fldChar w:fldCharType="separate"/>
      </w:r>
      <w:ins w:id="77" w:author="Celal" w:date="2012-05-01T20:34:00Z">
        <w:r w:rsidR="0050778A" w:rsidRPr="0050778A">
          <w:rPr>
            <w:rFonts w:ascii="Times New Roman" w:hAnsi="Times New Roman"/>
            <w:sz w:val="24"/>
            <w:szCs w:val="24"/>
            <w:rPrChange w:id="78" w:author="Celal" w:date="2012-05-01T20:34:00Z">
              <w:rPr>
                <w:sz w:val="24"/>
                <w:szCs w:val="24"/>
              </w:rPr>
            </w:rPrChange>
          </w:rPr>
          <w:t xml:space="preserve">Figure </w:t>
        </w:r>
        <w:r w:rsidR="0050778A" w:rsidRPr="0050778A">
          <w:rPr>
            <w:rFonts w:ascii="Times New Roman" w:hAnsi="Times New Roman"/>
            <w:noProof/>
            <w:sz w:val="24"/>
            <w:szCs w:val="24"/>
            <w:rPrChange w:id="79" w:author="Celal" w:date="2012-05-01T20:34:00Z">
              <w:rPr>
                <w:noProof/>
                <w:sz w:val="24"/>
                <w:szCs w:val="24"/>
              </w:rPr>
            </w:rPrChange>
          </w:rPr>
          <w:t>3</w:t>
        </w:r>
      </w:ins>
      <w:del w:id="80" w:author="Celal" w:date="2012-05-01T03:26:00Z">
        <w:r w:rsidR="00060919" w:rsidRPr="00060919" w:rsidDel="00D0252B">
          <w:rPr>
            <w:rFonts w:ascii="Times New Roman" w:hAnsi="Times New Roman"/>
            <w:sz w:val="24"/>
            <w:szCs w:val="24"/>
          </w:rPr>
          <w:delText xml:space="preserve">Figure </w:delText>
        </w:r>
        <w:r w:rsidR="00060919" w:rsidRPr="00060919" w:rsidDel="00D0252B">
          <w:rPr>
            <w:rFonts w:ascii="Times New Roman" w:hAnsi="Times New Roman"/>
            <w:noProof/>
            <w:sz w:val="24"/>
            <w:szCs w:val="24"/>
          </w:rPr>
          <w:delText>3</w:delText>
        </w:r>
      </w:del>
      <w:r w:rsidR="009025FB" w:rsidRPr="00B237D6">
        <w:rPr>
          <w:rFonts w:ascii="Times New Roman" w:hAnsi="Times New Roman"/>
        </w:rPr>
        <w:fldChar w:fldCharType="end"/>
      </w:r>
      <w:r w:rsidR="009025FB" w:rsidRPr="00B237D6">
        <w:rPr>
          <w:rFonts w:ascii="Times New Roman" w:hAnsi="Times New Roman"/>
        </w:rPr>
        <w:t>.</w:t>
      </w:r>
      <w:r w:rsidR="00A82C96">
        <w:rPr>
          <w:rFonts w:ascii="Times New Roman" w:hAnsi="Times New Roman"/>
        </w:rPr>
        <w:t xml:space="preserve"> The eccentricity of the applied displacement in the x – direction created significant bending moment.</w:t>
      </w:r>
      <w:r w:rsidR="001F57DB">
        <w:rPr>
          <w:rFonts w:ascii="Times New Roman" w:hAnsi="Times New Roman"/>
        </w:rPr>
        <w:t xml:space="preserve"> By the simulation of the load case with internal pressure, 7.7 </w:t>
      </w:r>
      <w:proofErr w:type="spellStart"/>
      <w:r w:rsidR="001F57DB">
        <w:rPr>
          <w:rFonts w:ascii="Times New Roman" w:hAnsi="Times New Roman"/>
        </w:rPr>
        <w:t>MPa</w:t>
      </w:r>
      <w:proofErr w:type="spellEnd"/>
      <w:r w:rsidR="001F57DB">
        <w:rPr>
          <w:rFonts w:ascii="Times New Roman" w:hAnsi="Times New Roman"/>
        </w:rPr>
        <w:t xml:space="preserve"> internal </w:t>
      </w:r>
      <w:proofErr w:type="gramStart"/>
      <w:r w:rsidR="001F57DB">
        <w:rPr>
          <w:rFonts w:ascii="Times New Roman" w:hAnsi="Times New Roman"/>
        </w:rPr>
        <w:t>pressure</w:t>
      </w:r>
      <w:proofErr w:type="gramEnd"/>
      <w:r w:rsidR="001F57DB">
        <w:rPr>
          <w:rFonts w:ascii="Times New Roman" w:hAnsi="Times New Roman"/>
        </w:rPr>
        <w:t xml:space="preserve"> has been applied as the first load step, and the displacement has been applied as the second load step.</w:t>
      </w:r>
      <w:r w:rsidR="00255303">
        <w:rPr>
          <w:rFonts w:ascii="Times New Roman" w:hAnsi="Times New Roman"/>
        </w:rPr>
        <w:t xml:space="preserve"> </w:t>
      </w:r>
      <w:r w:rsidR="009E4F10">
        <w:rPr>
          <w:rFonts w:ascii="Times New Roman" w:hAnsi="Times New Roman"/>
        </w:rPr>
        <w:t>The bending moment induced by the internal pressure acting on the endplate has been applied on the node representing the loading pin in the z-direction.</w:t>
      </w:r>
    </w:p>
    <w:p w:rsidR="0045053A" w:rsidRDefault="0045053A" w:rsidP="0045053A">
      <w:pPr>
        <w:spacing w:line="240" w:lineRule="auto"/>
        <w:jc w:val="both"/>
      </w:pPr>
      <w:r>
        <w:t xml:space="preserve"> </w:t>
      </w:r>
    </w:p>
    <w:p w:rsidR="00685074" w:rsidRDefault="000B2AF7" w:rsidP="00685074">
      <w:pPr>
        <w:keepNext/>
      </w:pPr>
      <w:r>
        <w:rPr>
          <w:rFonts w:ascii="Times New Roman" w:hAnsi="Times New Roman"/>
          <w:b/>
          <w:noProof/>
          <w:lang w:eastAsia="en-CA"/>
        </w:rPr>
        <w:lastRenderedPageBreak/>
        <w:drawing>
          <wp:inline distT="0" distB="0" distL="0" distR="0">
            <wp:extent cx="5934075" cy="1819275"/>
            <wp:effectExtent l="0" t="0" r="9525" b="9525"/>
            <wp:docPr id="2" name="Picture 2" descr="experimental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perimental setu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819275"/>
                    </a:xfrm>
                    <a:prstGeom prst="rect">
                      <a:avLst/>
                    </a:prstGeom>
                    <a:noFill/>
                    <a:ln>
                      <a:noFill/>
                    </a:ln>
                  </pic:spPr>
                </pic:pic>
              </a:graphicData>
            </a:graphic>
          </wp:inline>
        </w:drawing>
      </w:r>
    </w:p>
    <w:p w:rsidR="00685074" w:rsidRPr="00A57AF5" w:rsidRDefault="00685074" w:rsidP="00685074">
      <w:pPr>
        <w:pStyle w:val="Caption"/>
        <w:jc w:val="center"/>
        <w:rPr>
          <w:rFonts w:ascii="Times New Roman" w:hAnsi="Times New Roman"/>
          <w:b w:val="0"/>
          <w:sz w:val="24"/>
          <w:szCs w:val="24"/>
        </w:rPr>
      </w:pPr>
      <w:bookmarkStart w:id="81" w:name="_Ref317158944"/>
      <w:r w:rsidRPr="00A57AF5">
        <w:rPr>
          <w:sz w:val="24"/>
          <w:szCs w:val="24"/>
        </w:rPr>
        <w:t xml:space="preserve">Figure </w:t>
      </w:r>
      <w:r w:rsidRPr="00A57AF5">
        <w:rPr>
          <w:sz w:val="24"/>
          <w:szCs w:val="24"/>
        </w:rPr>
        <w:fldChar w:fldCharType="begin"/>
      </w:r>
      <w:r w:rsidRPr="00A57AF5">
        <w:rPr>
          <w:sz w:val="24"/>
          <w:szCs w:val="24"/>
        </w:rPr>
        <w:instrText xml:space="preserve"> SEQ Figure \* ARABIC </w:instrText>
      </w:r>
      <w:r w:rsidRPr="00A57AF5">
        <w:rPr>
          <w:sz w:val="24"/>
          <w:szCs w:val="24"/>
        </w:rPr>
        <w:fldChar w:fldCharType="separate"/>
      </w:r>
      <w:r w:rsidR="0050778A">
        <w:rPr>
          <w:noProof/>
          <w:sz w:val="24"/>
          <w:szCs w:val="24"/>
        </w:rPr>
        <w:t>2</w:t>
      </w:r>
      <w:r w:rsidRPr="00A57AF5">
        <w:rPr>
          <w:sz w:val="24"/>
          <w:szCs w:val="24"/>
        </w:rPr>
        <w:fldChar w:fldCharType="end"/>
      </w:r>
      <w:bookmarkEnd w:id="81"/>
      <w:r w:rsidRPr="00A57AF5">
        <w:rPr>
          <w:sz w:val="24"/>
          <w:szCs w:val="24"/>
        </w:rPr>
        <w:t>: Schematic of the experimental setup</w:t>
      </w:r>
      <w:r>
        <w:rPr>
          <w:sz w:val="24"/>
          <w:szCs w:val="24"/>
        </w:rPr>
        <w:t xml:space="preserve"> </w:t>
      </w:r>
      <w:r>
        <w:rPr>
          <w:sz w:val="24"/>
          <w:szCs w:val="24"/>
        </w:rPr>
        <w:fldChar w:fldCharType="begin"/>
      </w:r>
      <w:r>
        <w:rPr>
          <w:sz w:val="24"/>
          <w:szCs w:val="24"/>
        </w:rPr>
        <w:instrText xml:space="preserve"> REF sen1 \h </w:instrText>
      </w:r>
      <w:r w:rsidR="00757114">
        <w:rPr>
          <w:sz w:val="24"/>
          <w:szCs w:val="24"/>
        </w:rPr>
        <w:instrText xml:space="preserve"> \* MERGEFORMAT </w:instrText>
      </w:r>
      <w:r>
        <w:rPr>
          <w:sz w:val="24"/>
          <w:szCs w:val="24"/>
        </w:rPr>
      </w:r>
      <w:r>
        <w:rPr>
          <w:sz w:val="24"/>
          <w:szCs w:val="24"/>
        </w:rPr>
        <w:fldChar w:fldCharType="separate"/>
      </w:r>
      <w:ins w:id="82" w:author="Celal" w:date="2012-05-01T20:34:00Z">
        <w:r w:rsidR="0050778A" w:rsidRPr="0050778A" w:rsidDel="00927BB7">
          <w:rPr>
            <w:rFonts w:ascii="Times New Roman" w:hAnsi="Times New Roman"/>
            <w:sz w:val="24"/>
            <w:szCs w:val="24"/>
            <w:rPrChange w:id="83" w:author="Celal" w:date="2012-05-01T20:34:00Z">
              <w:rPr>
                <w:rFonts w:ascii="Times New Roman" w:hAnsi="Times New Roman"/>
              </w:rPr>
            </w:rPrChange>
          </w:rPr>
          <w:t xml:space="preserve"> </w:t>
        </w:r>
      </w:ins>
      <w:del w:id="84" w:author="Celal" w:date="2012-05-01T03:26:00Z">
        <w:r w:rsidR="00060919" w:rsidRPr="00757114" w:rsidDel="00D0252B">
          <w:rPr>
            <w:rFonts w:ascii="Times New Roman" w:hAnsi="Times New Roman"/>
            <w:sz w:val="24"/>
            <w:szCs w:val="24"/>
            <w:rPrChange w:id="85" w:author="Celal" w:date="2012-04-30T10:22:00Z">
              <w:rPr>
                <w:rFonts w:ascii="Times New Roman" w:hAnsi="Times New Roman"/>
              </w:rPr>
            </w:rPrChange>
          </w:rPr>
          <w:delText>[1]</w:delText>
        </w:r>
        <w:r w:rsidR="00060919" w:rsidDel="00D0252B">
          <w:rPr>
            <w:rFonts w:ascii="Times New Roman" w:hAnsi="Times New Roman"/>
          </w:rPr>
          <w:delText xml:space="preserve"> </w:delText>
        </w:r>
      </w:del>
      <w:r>
        <w:rPr>
          <w:sz w:val="24"/>
          <w:szCs w:val="24"/>
        </w:rPr>
        <w:fldChar w:fldCharType="end"/>
      </w:r>
    </w:p>
    <w:p w:rsidR="009025FB" w:rsidRDefault="000B2AF7" w:rsidP="006D6F1D">
      <w:pPr>
        <w:keepNext/>
        <w:jc w:val="center"/>
      </w:pPr>
      <w:r>
        <w:rPr>
          <w:rFonts w:ascii="Times New Roman" w:hAnsi="Times New Roman"/>
          <w:b/>
          <w:noProof/>
          <w:lang w:eastAsia="en-CA"/>
        </w:rPr>
        <w:drawing>
          <wp:inline distT="0" distB="0" distL="0" distR="0">
            <wp:extent cx="3228975" cy="3209925"/>
            <wp:effectExtent l="0" t="0" r="9525" b="9525"/>
            <wp:docPr id="3" name="Picture 3" descr="ugras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grast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8975" cy="3209925"/>
                    </a:xfrm>
                    <a:prstGeom prst="rect">
                      <a:avLst/>
                    </a:prstGeom>
                    <a:noFill/>
                    <a:ln>
                      <a:noFill/>
                    </a:ln>
                  </pic:spPr>
                </pic:pic>
              </a:graphicData>
            </a:graphic>
          </wp:inline>
        </w:drawing>
      </w:r>
    </w:p>
    <w:p w:rsidR="0045053A" w:rsidRPr="006D6F1D" w:rsidRDefault="009025FB" w:rsidP="006D6F1D">
      <w:pPr>
        <w:pStyle w:val="Caption"/>
        <w:jc w:val="center"/>
        <w:rPr>
          <w:rFonts w:ascii="Times New Roman" w:hAnsi="Times New Roman"/>
          <w:b w:val="0"/>
          <w:sz w:val="24"/>
          <w:szCs w:val="24"/>
        </w:rPr>
      </w:pPr>
      <w:bookmarkStart w:id="86" w:name="_Ref317343385"/>
      <w:r w:rsidRPr="006D6F1D">
        <w:rPr>
          <w:sz w:val="24"/>
          <w:szCs w:val="24"/>
        </w:rPr>
        <w:t xml:space="preserve">Figure </w:t>
      </w:r>
      <w:r w:rsidRPr="006D6F1D">
        <w:rPr>
          <w:sz w:val="24"/>
          <w:szCs w:val="24"/>
        </w:rPr>
        <w:fldChar w:fldCharType="begin"/>
      </w:r>
      <w:r w:rsidRPr="006D6F1D">
        <w:rPr>
          <w:sz w:val="24"/>
          <w:szCs w:val="24"/>
        </w:rPr>
        <w:instrText xml:space="preserve"> SEQ Figure \* ARABIC </w:instrText>
      </w:r>
      <w:r w:rsidRPr="006D6F1D">
        <w:rPr>
          <w:sz w:val="24"/>
          <w:szCs w:val="24"/>
        </w:rPr>
        <w:fldChar w:fldCharType="separate"/>
      </w:r>
      <w:r w:rsidR="0050778A">
        <w:rPr>
          <w:noProof/>
          <w:sz w:val="24"/>
          <w:szCs w:val="24"/>
        </w:rPr>
        <w:t>3</w:t>
      </w:r>
      <w:r w:rsidRPr="006D6F1D">
        <w:rPr>
          <w:sz w:val="24"/>
          <w:szCs w:val="24"/>
        </w:rPr>
        <w:fldChar w:fldCharType="end"/>
      </w:r>
      <w:bookmarkEnd w:id="86"/>
      <w:r w:rsidRPr="006D6F1D">
        <w:rPr>
          <w:sz w:val="24"/>
          <w:szCs w:val="24"/>
        </w:rPr>
        <w:t>: Applied displacements and rigid beam constraints</w:t>
      </w:r>
    </w:p>
    <w:p w:rsidR="005C12C0" w:rsidRPr="005C12C0" w:rsidRDefault="005C12C0">
      <w:pPr>
        <w:rPr>
          <w:rFonts w:ascii="Times New Roman" w:hAnsi="Times New Roman"/>
          <w:b/>
        </w:rPr>
      </w:pPr>
    </w:p>
    <w:p w:rsidR="009025FB" w:rsidRDefault="009025FB">
      <w:pPr>
        <w:rPr>
          <w:rFonts w:ascii="Times New Roman" w:hAnsi="Times New Roman"/>
          <w:b/>
        </w:rPr>
      </w:pPr>
    </w:p>
    <w:p w:rsidR="009025FB" w:rsidRDefault="009025FB">
      <w:pPr>
        <w:rPr>
          <w:rFonts w:ascii="Times New Roman" w:hAnsi="Times New Roman"/>
          <w:b/>
        </w:rPr>
      </w:pPr>
    </w:p>
    <w:p w:rsidR="009025FB" w:rsidRDefault="009025FB">
      <w:pPr>
        <w:rPr>
          <w:rFonts w:ascii="Times New Roman" w:hAnsi="Times New Roman"/>
          <w:b/>
        </w:rPr>
      </w:pPr>
    </w:p>
    <w:p w:rsidR="00E047C1" w:rsidRDefault="00031634">
      <w:pPr>
        <w:rPr>
          <w:rFonts w:ascii="Times New Roman" w:hAnsi="Times New Roman"/>
          <w:b/>
        </w:rPr>
      </w:pPr>
      <w:r w:rsidRPr="005C12C0">
        <w:rPr>
          <w:rFonts w:ascii="Times New Roman" w:hAnsi="Times New Roman"/>
          <w:b/>
        </w:rPr>
        <w:t>RESULTS</w:t>
      </w:r>
    </w:p>
    <w:p w:rsidR="00952508" w:rsidRDefault="002C61A8" w:rsidP="00266555">
      <w:pPr>
        <w:spacing w:line="240" w:lineRule="auto"/>
        <w:jc w:val="both"/>
        <w:rPr>
          <w:rFonts w:ascii="Times New Roman" w:hAnsi="Times New Roman"/>
        </w:rPr>
      </w:pPr>
      <w:r>
        <w:rPr>
          <w:rFonts w:ascii="Times New Roman" w:hAnsi="Times New Roman"/>
        </w:rPr>
        <w:fldChar w:fldCharType="begin"/>
      </w:r>
      <w:r>
        <w:rPr>
          <w:rFonts w:ascii="Times New Roman" w:hAnsi="Times New Roman"/>
        </w:rPr>
        <w:instrText xml:space="preserve"> REF _Ref317118948 \h </w:instrText>
      </w:r>
      <w:r w:rsidR="00266555">
        <w:rPr>
          <w:rFonts w:ascii="Times New Roman" w:hAnsi="Times New Roman"/>
        </w:rPr>
        <w:instrText xml:space="preserve"> \* MERGEFORMAT </w:instrText>
      </w:r>
      <w:r>
        <w:rPr>
          <w:rFonts w:ascii="Times New Roman" w:hAnsi="Times New Roman"/>
        </w:rPr>
      </w:r>
      <w:r>
        <w:rPr>
          <w:rFonts w:ascii="Times New Roman" w:hAnsi="Times New Roman"/>
        </w:rPr>
        <w:fldChar w:fldCharType="separate"/>
      </w:r>
      <w:ins w:id="87" w:author="Celal" w:date="2012-05-01T20:34:00Z">
        <w:r w:rsidR="0050778A" w:rsidRPr="0050778A">
          <w:rPr>
            <w:rFonts w:ascii="Times New Roman" w:hAnsi="Times New Roman"/>
            <w:sz w:val="24"/>
            <w:szCs w:val="24"/>
            <w:rPrChange w:id="88" w:author="Celal" w:date="2012-05-01T20:34:00Z">
              <w:rPr>
                <w:sz w:val="24"/>
                <w:szCs w:val="24"/>
              </w:rPr>
            </w:rPrChange>
          </w:rPr>
          <w:t xml:space="preserve">Figure </w:t>
        </w:r>
        <w:r w:rsidR="0050778A" w:rsidRPr="0050778A">
          <w:rPr>
            <w:rFonts w:ascii="Times New Roman" w:hAnsi="Times New Roman"/>
            <w:noProof/>
            <w:sz w:val="24"/>
            <w:szCs w:val="24"/>
            <w:rPrChange w:id="89" w:author="Celal" w:date="2012-05-01T20:34:00Z">
              <w:rPr>
                <w:noProof/>
                <w:sz w:val="24"/>
                <w:szCs w:val="24"/>
              </w:rPr>
            </w:rPrChange>
          </w:rPr>
          <w:t>4</w:t>
        </w:r>
      </w:ins>
      <w:del w:id="90" w:author="Celal" w:date="2012-05-01T03:26:00Z">
        <w:r w:rsidR="00060919" w:rsidRPr="00060919" w:rsidDel="00D0252B">
          <w:rPr>
            <w:rFonts w:ascii="Times New Roman" w:hAnsi="Times New Roman"/>
            <w:sz w:val="24"/>
            <w:szCs w:val="24"/>
          </w:rPr>
          <w:delText xml:space="preserve">Figure </w:delText>
        </w:r>
        <w:r w:rsidR="00060919" w:rsidRPr="00060919" w:rsidDel="00D0252B">
          <w:rPr>
            <w:rFonts w:ascii="Times New Roman" w:hAnsi="Times New Roman"/>
            <w:noProof/>
            <w:sz w:val="24"/>
            <w:szCs w:val="24"/>
          </w:rPr>
          <w:delText>4</w:delText>
        </w:r>
      </w:del>
      <w:r>
        <w:rPr>
          <w:rFonts w:ascii="Times New Roman" w:hAnsi="Times New Roman"/>
        </w:rPr>
        <w:fldChar w:fldCharType="end"/>
      </w:r>
      <w:r>
        <w:rPr>
          <w:rFonts w:ascii="Times New Roman" w:hAnsi="Times New Roman"/>
        </w:rPr>
        <w:t xml:space="preserve"> shows the distribution of the plastic strain </w:t>
      </w:r>
      <w:r w:rsidR="00266555">
        <w:rPr>
          <w:rFonts w:ascii="Times New Roman" w:hAnsi="Times New Roman"/>
        </w:rPr>
        <w:t xml:space="preserve">in the post-buckling range </w:t>
      </w:r>
      <w:r>
        <w:rPr>
          <w:rFonts w:ascii="Times New Roman" w:hAnsi="Times New Roman"/>
        </w:rPr>
        <w:t xml:space="preserve">after the displacement </w:t>
      </w:r>
      <w:r w:rsidR="00266555">
        <w:rPr>
          <w:rFonts w:ascii="Times New Roman" w:hAnsi="Times New Roman"/>
        </w:rPr>
        <w:t>controlled loading has been completed</w:t>
      </w:r>
      <w:r w:rsidR="00E340C2">
        <w:rPr>
          <w:rFonts w:ascii="Times New Roman" w:hAnsi="Times New Roman"/>
        </w:rPr>
        <w:t>. The initiation</w:t>
      </w:r>
      <w:r>
        <w:rPr>
          <w:rFonts w:ascii="Times New Roman" w:hAnsi="Times New Roman"/>
        </w:rPr>
        <w:t xml:space="preserve"> of buckling on the compression side of the pipe took place</w:t>
      </w:r>
      <w:r w:rsidR="00266555">
        <w:rPr>
          <w:rFonts w:ascii="Times New Roman" w:hAnsi="Times New Roman"/>
        </w:rPr>
        <w:t xml:space="preserve"> almost immediately </w:t>
      </w:r>
      <w:proofErr w:type="gramStart"/>
      <w:r w:rsidR="00266555">
        <w:rPr>
          <w:rFonts w:ascii="Times New Roman" w:hAnsi="Times New Roman"/>
        </w:rPr>
        <w:t xml:space="preserve">after </w:t>
      </w:r>
      <w:r>
        <w:rPr>
          <w:rFonts w:ascii="Times New Roman" w:hAnsi="Times New Roman"/>
        </w:rPr>
        <w:t xml:space="preserve"> </w:t>
      </w:r>
      <w:r w:rsidR="00266555">
        <w:rPr>
          <w:rFonts w:ascii="Times New Roman" w:hAnsi="Times New Roman"/>
        </w:rPr>
        <w:t>the</w:t>
      </w:r>
      <w:proofErr w:type="gramEnd"/>
      <w:r w:rsidR="00266555">
        <w:rPr>
          <w:rFonts w:ascii="Times New Roman" w:hAnsi="Times New Roman"/>
        </w:rPr>
        <w:t xml:space="preserve"> start of the simulation as the load – displacement </w:t>
      </w:r>
      <w:r w:rsidR="00266555">
        <w:rPr>
          <w:rFonts w:ascii="Times New Roman" w:hAnsi="Times New Roman"/>
        </w:rPr>
        <w:lastRenderedPageBreak/>
        <w:t xml:space="preserve">curve in </w:t>
      </w:r>
      <w:r w:rsidR="001E4DBA">
        <w:rPr>
          <w:rFonts w:ascii="Times New Roman" w:hAnsi="Times New Roman"/>
        </w:rPr>
        <w:fldChar w:fldCharType="begin"/>
      </w:r>
      <w:r w:rsidR="001E4DBA" w:rsidRPr="001D3613">
        <w:rPr>
          <w:rFonts w:ascii="Times New Roman" w:hAnsi="Times New Roman"/>
        </w:rPr>
        <w:instrText xml:space="preserve"> REF _Ref317125320 \h </w:instrText>
      </w:r>
      <w:r w:rsidR="001D3613">
        <w:rPr>
          <w:rFonts w:ascii="Times New Roman" w:hAnsi="Times New Roman"/>
        </w:rPr>
        <w:instrText xml:space="preserve"> \* MERGEFORMAT </w:instrText>
      </w:r>
      <w:r w:rsidR="001E4DBA">
        <w:rPr>
          <w:rFonts w:ascii="Times New Roman" w:hAnsi="Times New Roman"/>
        </w:rPr>
      </w:r>
      <w:r w:rsidR="001E4DBA">
        <w:rPr>
          <w:rFonts w:ascii="Times New Roman" w:hAnsi="Times New Roman"/>
        </w:rPr>
        <w:fldChar w:fldCharType="separate"/>
      </w:r>
      <w:ins w:id="91" w:author="Celal" w:date="2012-05-01T20:34:00Z">
        <w:r w:rsidR="0050778A" w:rsidRPr="0050778A">
          <w:rPr>
            <w:rFonts w:ascii="Times New Roman" w:hAnsi="Times New Roman"/>
            <w:sz w:val="24"/>
            <w:szCs w:val="24"/>
            <w:rPrChange w:id="92" w:author="Celal" w:date="2012-05-01T20:34:00Z">
              <w:rPr>
                <w:sz w:val="24"/>
                <w:szCs w:val="24"/>
              </w:rPr>
            </w:rPrChange>
          </w:rPr>
          <w:t>Figure</w:t>
        </w:r>
        <w:r w:rsidR="0050778A" w:rsidRPr="001E4DBA">
          <w:rPr>
            <w:sz w:val="24"/>
            <w:szCs w:val="24"/>
          </w:rPr>
          <w:t xml:space="preserve"> </w:t>
        </w:r>
        <w:r w:rsidR="0050778A">
          <w:rPr>
            <w:noProof/>
            <w:sz w:val="24"/>
            <w:szCs w:val="24"/>
          </w:rPr>
          <w:t>6</w:t>
        </w:r>
      </w:ins>
      <w:del w:id="93" w:author="Celal" w:date="2012-05-01T03:26:00Z">
        <w:r w:rsidR="00060919" w:rsidRPr="00060919" w:rsidDel="00D0252B">
          <w:rPr>
            <w:rFonts w:ascii="Times New Roman" w:hAnsi="Times New Roman"/>
            <w:sz w:val="24"/>
            <w:szCs w:val="24"/>
          </w:rPr>
          <w:delText>Figure</w:delText>
        </w:r>
        <w:r w:rsidR="00060919" w:rsidRPr="001E4DBA" w:rsidDel="00D0252B">
          <w:rPr>
            <w:sz w:val="24"/>
            <w:szCs w:val="24"/>
          </w:rPr>
          <w:delText xml:space="preserve"> </w:delText>
        </w:r>
        <w:r w:rsidR="00060919" w:rsidDel="00D0252B">
          <w:rPr>
            <w:noProof/>
            <w:sz w:val="24"/>
            <w:szCs w:val="24"/>
          </w:rPr>
          <w:delText>6</w:delText>
        </w:r>
      </w:del>
      <w:r w:rsidR="001E4DBA">
        <w:rPr>
          <w:rFonts w:ascii="Times New Roman" w:hAnsi="Times New Roman"/>
        </w:rPr>
        <w:fldChar w:fldCharType="end"/>
      </w:r>
      <w:r w:rsidR="001E4DBA">
        <w:rPr>
          <w:rFonts w:ascii="Times New Roman" w:hAnsi="Times New Roman"/>
        </w:rPr>
        <w:t xml:space="preserve"> </w:t>
      </w:r>
      <w:r w:rsidR="00266555">
        <w:rPr>
          <w:rFonts w:ascii="Times New Roman" w:hAnsi="Times New Roman"/>
        </w:rPr>
        <w:t>demonstrates</w:t>
      </w:r>
      <w:r w:rsidR="006035BA">
        <w:rPr>
          <w:rFonts w:ascii="Times New Roman" w:hAnsi="Times New Roman"/>
        </w:rPr>
        <w:t xml:space="preserve"> the decreasing stiffness of the pipe during the loading</w:t>
      </w:r>
      <w:r>
        <w:rPr>
          <w:rFonts w:ascii="Times New Roman" w:hAnsi="Times New Roman"/>
        </w:rPr>
        <w:t>.</w:t>
      </w:r>
      <w:r w:rsidR="00445B1E">
        <w:rPr>
          <w:rFonts w:ascii="Times New Roman" w:hAnsi="Times New Roman"/>
        </w:rPr>
        <w:t xml:space="preserve">  It is clear from</w:t>
      </w:r>
      <w:r>
        <w:rPr>
          <w:rFonts w:ascii="Times New Roman" w:hAnsi="Times New Roman"/>
        </w:rPr>
        <w:t xml:space="preserve"> </w:t>
      </w:r>
      <w:r w:rsidR="00753DD2">
        <w:rPr>
          <w:rFonts w:ascii="Times New Roman" w:hAnsi="Times New Roman"/>
        </w:rPr>
        <w:t xml:space="preserve"> </w:t>
      </w:r>
      <w:r w:rsidR="00753DD2">
        <w:rPr>
          <w:rFonts w:ascii="Times New Roman" w:hAnsi="Times New Roman"/>
        </w:rPr>
        <w:fldChar w:fldCharType="begin"/>
      </w:r>
      <w:r w:rsidR="00753DD2">
        <w:rPr>
          <w:rFonts w:ascii="Times New Roman" w:hAnsi="Times New Roman"/>
        </w:rPr>
        <w:instrText xml:space="preserve"> REF _Ref317118948 \h </w:instrText>
      </w:r>
      <w:r w:rsidR="00266555">
        <w:rPr>
          <w:rFonts w:ascii="Times New Roman" w:hAnsi="Times New Roman"/>
        </w:rPr>
        <w:instrText xml:space="preserve"> \* MERGEFORMAT </w:instrText>
      </w:r>
      <w:r w:rsidR="00753DD2">
        <w:rPr>
          <w:rFonts w:ascii="Times New Roman" w:hAnsi="Times New Roman"/>
        </w:rPr>
      </w:r>
      <w:r w:rsidR="00753DD2">
        <w:rPr>
          <w:rFonts w:ascii="Times New Roman" w:hAnsi="Times New Roman"/>
        </w:rPr>
        <w:fldChar w:fldCharType="separate"/>
      </w:r>
      <w:ins w:id="94" w:author="Celal" w:date="2012-05-01T20:34:00Z">
        <w:r w:rsidR="0050778A" w:rsidRPr="0050778A">
          <w:rPr>
            <w:rFonts w:ascii="Times New Roman" w:hAnsi="Times New Roman"/>
            <w:sz w:val="24"/>
            <w:szCs w:val="24"/>
            <w:rPrChange w:id="95" w:author="Celal" w:date="2012-05-01T20:34:00Z">
              <w:rPr>
                <w:sz w:val="24"/>
                <w:szCs w:val="24"/>
              </w:rPr>
            </w:rPrChange>
          </w:rPr>
          <w:t xml:space="preserve">Figure </w:t>
        </w:r>
        <w:r w:rsidR="0050778A" w:rsidRPr="0050778A">
          <w:rPr>
            <w:rFonts w:ascii="Times New Roman" w:hAnsi="Times New Roman"/>
            <w:noProof/>
            <w:sz w:val="24"/>
            <w:szCs w:val="24"/>
            <w:rPrChange w:id="96" w:author="Celal" w:date="2012-05-01T20:34:00Z">
              <w:rPr>
                <w:noProof/>
                <w:sz w:val="24"/>
                <w:szCs w:val="24"/>
              </w:rPr>
            </w:rPrChange>
          </w:rPr>
          <w:t>4</w:t>
        </w:r>
      </w:ins>
      <w:del w:id="97" w:author="Celal" w:date="2012-05-01T03:26:00Z">
        <w:r w:rsidR="00060919" w:rsidRPr="00060919" w:rsidDel="00D0252B">
          <w:rPr>
            <w:rFonts w:ascii="Times New Roman" w:hAnsi="Times New Roman"/>
            <w:sz w:val="24"/>
            <w:szCs w:val="24"/>
          </w:rPr>
          <w:delText xml:space="preserve">Figure </w:delText>
        </w:r>
        <w:r w:rsidR="00060919" w:rsidRPr="00060919" w:rsidDel="00D0252B">
          <w:rPr>
            <w:rFonts w:ascii="Times New Roman" w:hAnsi="Times New Roman"/>
            <w:noProof/>
            <w:sz w:val="24"/>
            <w:szCs w:val="24"/>
          </w:rPr>
          <w:delText>4</w:delText>
        </w:r>
      </w:del>
      <w:r w:rsidR="00753DD2">
        <w:rPr>
          <w:rFonts w:ascii="Times New Roman" w:hAnsi="Times New Roman"/>
        </w:rPr>
        <w:fldChar w:fldCharType="end"/>
      </w:r>
      <w:r w:rsidR="00753DD2">
        <w:rPr>
          <w:rFonts w:ascii="Times New Roman" w:hAnsi="Times New Roman"/>
        </w:rPr>
        <w:t xml:space="preserve"> </w:t>
      </w:r>
      <w:r w:rsidR="00445B1E">
        <w:rPr>
          <w:rFonts w:ascii="Times New Roman" w:hAnsi="Times New Roman"/>
        </w:rPr>
        <w:t>that throughout the post-buckling ra</w:t>
      </w:r>
      <w:r w:rsidR="009B277C">
        <w:rPr>
          <w:rFonts w:ascii="Times New Roman" w:hAnsi="Times New Roman"/>
        </w:rPr>
        <w:t>nge no plastic strain can be observed</w:t>
      </w:r>
      <w:r w:rsidR="00445B1E">
        <w:rPr>
          <w:rFonts w:ascii="Times New Roman" w:hAnsi="Times New Roman"/>
        </w:rPr>
        <w:t xml:space="preserve"> o</w:t>
      </w:r>
      <w:r w:rsidR="00753DD2">
        <w:rPr>
          <w:rFonts w:ascii="Times New Roman" w:hAnsi="Times New Roman"/>
        </w:rPr>
        <w:t>n the tension side of the pipe</w:t>
      </w:r>
      <w:r w:rsidR="00445B1E">
        <w:rPr>
          <w:rFonts w:ascii="Times New Roman" w:hAnsi="Times New Roman"/>
        </w:rPr>
        <w:t xml:space="preserve"> whereas on the compression side the plastic strain is c</w:t>
      </w:r>
      <w:r w:rsidR="00266555">
        <w:rPr>
          <w:rFonts w:ascii="Times New Roman" w:hAnsi="Times New Roman"/>
        </w:rPr>
        <w:t>oncentrated at the wrinkle location where the majority of the deformation associated with the loading took place</w:t>
      </w:r>
      <w:r w:rsidR="00753DD2">
        <w:rPr>
          <w:rFonts w:ascii="Times New Roman" w:hAnsi="Times New Roman"/>
        </w:rPr>
        <w:t>.</w:t>
      </w:r>
      <w:r w:rsidR="00043B47">
        <w:rPr>
          <w:rFonts w:ascii="Times New Roman" w:hAnsi="Times New Roman"/>
        </w:rPr>
        <w:t xml:space="preserve"> This observation indicates that the tension side fracture of the cold bend in the experimental studies i</w:t>
      </w:r>
      <w:r w:rsidR="00A3639D">
        <w:rPr>
          <w:rFonts w:ascii="Times New Roman" w:hAnsi="Times New Roman"/>
        </w:rPr>
        <w:t>s mainly caused by the</w:t>
      </w:r>
      <w:r w:rsidR="00043B47">
        <w:rPr>
          <w:rFonts w:ascii="Times New Roman" w:hAnsi="Times New Roman"/>
        </w:rPr>
        <w:t xml:space="preserve"> internal pressure.</w:t>
      </w:r>
      <w:r w:rsidR="00835D48">
        <w:rPr>
          <w:rFonts w:ascii="Times New Roman" w:hAnsi="Times New Roman"/>
        </w:rPr>
        <w:t xml:space="preserve"> In addition to the plastic strain also the distribution of the von </w:t>
      </w:r>
      <w:proofErr w:type="spellStart"/>
      <w:r w:rsidR="00835D48">
        <w:rPr>
          <w:rFonts w:ascii="Times New Roman" w:hAnsi="Times New Roman"/>
        </w:rPr>
        <w:t>Mises</w:t>
      </w:r>
      <w:proofErr w:type="spellEnd"/>
      <w:r w:rsidR="00835D48">
        <w:rPr>
          <w:rFonts w:ascii="Times New Roman" w:hAnsi="Times New Roman"/>
        </w:rPr>
        <w:t xml:space="preserve"> stresses have been visualized for loading without internal pressure in </w:t>
      </w:r>
      <w:r w:rsidR="00835D48" w:rsidRPr="00D73718">
        <w:rPr>
          <w:rFonts w:ascii="Times New Roman" w:hAnsi="Times New Roman"/>
        </w:rPr>
        <w:fldChar w:fldCharType="begin"/>
      </w:r>
      <w:r w:rsidR="00835D48" w:rsidRPr="00D73718">
        <w:rPr>
          <w:rFonts w:ascii="Times New Roman" w:hAnsi="Times New Roman"/>
        </w:rPr>
        <w:instrText xml:space="preserve"> REF _Ref317160458 \h </w:instrText>
      </w:r>
      <w:r w:rsidR="00D73718">
        <w:rPr>
          <w:rFonts w:ascii="Times New Roman" w:hAnsi="Times New Roman"/>
        </w:rPr>
        <w:instrText xml:space="preserve"> \* MERGEFORMAT </w:instrText>
      </w:r>
      <w:r w:rsidR="00835D48" w:rsidRPr="00D73718">
        <w:rPr>
          <w:rFonts w:ascii="Times New Roman" w:hAnsi="Times New Roman"/>
        </w:rPr>
      </w:r>
      <w:r w:rsidR="00835D48" w:rsidRPr="00D73718">
        <w:rPr>
          <w:rFonts w:ascii="Times New Roman" w:hAnsi="Times New Roman"/>
        </w:rPr>
        <w:fldChar w:fldCharType="separate"/>
      </w:r>
      <w:ins w:id="98" w:author="Celal" w:date="2012-05-01T20:34:00Z">
        <w:r w:rsidR="0050778A" w:rsidRPr="0050778A">
          <w:rPr>
            <w:rFonts w:ascii="Times New Roman" w:hAnsi="Times New Roman"/>
            <w:sz w:val="24"/>
            <w:szCs w:val="24"/>
            <w:rPrChange w:id="99" w:author="Celal" w:date="2012-05-01T20:34:00Z">
              <w:rPr>
                <w:sz w:val="24"/>
                <w:szCs w:val="24"/>
              </w:rPr>
            </w:rPrChange>
          </w:rPr>
          <w:t xml:space="preserve">Figure </w:t>
        </w:r>
        <w:r w:rsidR="0050778A" w:rsidRPr="0050778A">
          <w:rPr>
            <w:rFonts w:ascii="Times New Roman" w:hAnsi="Times New Roman"/>
            <w:noProof/>
            <w:sz w:val="24"/>
            <w:szCs w:val="24"/>
            <w:rPrChange w:id="100" w:author="Celal" w:date="2012-05-01T20:34:00Z">
              <w:rPr>
                <w:noProof/>
                <w:sz w:val="24"/>
                <w:szCs w:val="24"/>
              </w:rPr>
            </w:rPrChange>
          </w:rPr>
          <w:t>5</w:t>
        </w:r>
      </w:ins>
      <w:del w:id="101" w:author="Celal" w:date="2012-05-01T03:26:00Z">
        <w:r w:rsidR="00060919" w:rsidRPr="00060919" w:rsidDel="00D0252B">
          <w:rPr>
            <w:rFonts w:ascii="Times New Roman" w:hAnsi="Times New Roman"/>
            <w:sz w:val="24"/>
            <w:szCs w:val="24"/>
          </w:rPr>
          <w:delText xml:space="preserve">Figure </w:delText>
        </w:r>
        <w:r w:rsidR="00060919" w:rsidRPr="00060919" w:rsidDel="00D0252B">
          <w:rPr>
            <w:rFonts w:ascii="Times New Roman" w:hAnsi="Times New Roman"/>
            <w:noProof/>
            <w:sz w:val="24"/>
            <w:szCs w:val="24"/>
          </w:rPr>
          <w:delText>5</w:delText>
        </w:r>
      </w:del>
      <w:r w:rsidR="00835D48" w:rsidRPr="00D73718">
        <w:rPr>
          <w:rFonts w:ascii="Times New Roman" w:hAnsi="Times New Roman"/>
        </w:rPr>
        <w:fldChar w:fldCharType="end"/>
      </w:r>
      <w:r w:rsidR="00835D48">
        <w:rPr>
          <w:rFonts w:ascii="Times New Roman" w:hAnsi="Times New Roman"/>
        </w:rPr>
        <w:t xml:space="preserve">. The visualization of the von </w:t>
      </w:r>
      <w:proofErr w:type="spellStart"/>
      <w:r w:rsidR="00835D48">
        <w:rPr>
          <w:rFonts w:ascii="Times New Roman" w:hAnsi="Times New Roman"/>
        </w:rPr>
        <w:t>Mises</w:t>
      </w:r>
      <w:proofErr w:type="spellEnd"/>
      <w:r w:rsidR="00835D48">
        <w:rPr>
          <w:rFonts w:ascii="Times New Roman" w:hAnsi="Times New Roman"/>
        </w:rPr>
        <w:t xml:space="preserve"> stress distribution also confirms that the stresses are concentrated at the compression side of the wrinkle location. </w:t>
      </w:r>
    </w:p>
    <w:p w:rsidR="009B277C" w:rsidRPr="00952508" w:rsidRDefault="009B277C" w:rsidP="00266555">
      <w:pPr>
        <w:spacing w:line="240" w:lineRule="auto"/>
        <w:jc w:val="both"/>
        <w:rPr>
          <w:rFonts w:ascii="Times New Roman" w:hAnsi="Times New Roman"/>
        </w:rPr>
      </w:pPr>
      <w:r>
        <w:rPr>
          <w:rFonts w:ascii="Times New Roman" w:hAnsi="Times New Roman"/>
        </w:rPr>
        <w:t>The plasti</w:t>
      </w:r>
      <w:r w:rsidR="00B505D9">
        <w:rPr>
          <w:rFonts w:ascii="Times New Roman" w:hAnsi="Times New Roman"/>
        </w:rPr>
        <w:t>c strain distribution in the case where</w:t>
      </w:r>
      <w:r>
        <w:rPr>
          <w:rFonts w:ascii="Times New Roman" w:hAnsi="Times New Roman"/>
        </w:rPr>
        <w:t xml:space="preserve"> displacement controlled loading</w:t>
      </w:r>
      <w:r w:rsidR="00B505D9">
        <w:rPr>
          <w:rFonts w:ascii="Times New Roman" w:hAnsi="Times New Roman"/>
        </w:rPr>
        <w:t xml:space="preserve"> has been applied on the pressurized pipe is demonstrated </w:t>
      </w:r>
      <w:r w:rsidR="00B505D9" w:rsidRPr="00FC080F">
        <w:rPr>
          <w:rFonts w:ascii="Times New Roman" w:hAnsi="Times New Roman"/>
        </w:rPr>
        <w:t xml:space="preserve">in </w:t>
      </w:r>
      <w:r w:rsidR="00B505D9" w:rsidRPr="00FC080F">
        <w:rPr>
          <w:rFonts w:ascii="Times New Roman" w:hAnsi="Times New Roman"/>
        </w:rPr>
        <w:fldChar w:fldCharType="begin"/>
      </w:r>
      <w:r w:rsidR="00B505D9" w:rsidRPr="00FC080F">
        <w:rPr>
          <w:rFonts w:ascii="Times New Roman" w:hAnsi="Times New Roman"/>
        </w:rPr>
        <w:instrText xml:space="preserve"> REF _Ref317152183 \h </w:instrText>
      </w:r>
      <w:r w:rsidR="00FC080F" w:rsidRPr="00FC080F">
        <w:rPr>
          <w:rFonts w:ascii="Times New Roman" w:hAnsi="Times New Roman"/>
        </w:rPr>
        <w:instrText xml:space="preserve"> \* MERGEFORMAT </w:instrText>
      </w:r>
      <w:r w:rsidR="00B505D9" w:rsidRPr="00FC080F">
        <w:rPr>
          <w:rFonts w:ascii="Times New Roman" w:hAnsi="Times New Roman"/>
        </w:rPr>
      </w:r>
      <w:r w:rsidR="00B505D9" w:rsidRPr="00FC080F">
        <w:rPr>
          <w:rFonts w:ascii="Times New Roman" w:hAnsi="Times New Roman"/>
        </w:rPr>
        <w:fldChar w:fldCharType="separate"/>
      </w:r>
      <w:ins w:id="102" w:author="Celal" w:date="2012-05-01T20:34:00Z">
        <w:r w:rsidR="0050778A" w:rsidRPr="0050778A">
          <w:rPr>
            <w:rFonts w:ascii="Times New Roman" w:hAnsi="Times New Roman"/>
            <w:sz w:val="24"/>
            <w:szCs w:val="24"/>
            <w:rPrChange w:id="103" w:author="Celal" w:date="2012-05-01T20:34:00Z">
              <w:rPr>
                <w:sz w:val="24"/>
                <w:szCs w:val="24"/>
              </w:rPr>
            </w:rPrChange>
          </w:rPr>
          <w:t xml:space="preserve">Figure </w:t>
        </w:r>
        <w:r w:rsidR="0050778A" w:rsidRPr="0050778A">
          <w:rPr>
            <w:rFonts w:ascii="Times New Roman" w:hAnsi="Times New Roman"/>
            <w:noProof/>
            <w:sz w:val="24"/>
            <w:szCs w:val="24"/>
            <w:rPrChange w:id="104" w:author="Celal" w:date="2012-05-01T20:34:00Z">
              <w:rPr>
                <w:noProof/>
                <w:sz w:val="24"/>
                <w:szCs w:val="24"/>
              </w:rPr>
            </w:rPrChange>
          </w:rPr>
          <w:t>7</w:t>
        </w:r>
      </w:ins>
      <w:del w:id="105" w:author="Celal" w:date="2012-05-01T03:26:00Z">
        <w:r w:rsidR="00060919" w:rsidRPr="00060919" w:rsidDel="00D0252B">
          <w:rPr>
            <w:rFonts w:ascii="Times New Roman" w:hAnsi="Times New Roman"/>
            <w:sz w:val="24"/>
            <w:szCs w:val="24"/>
          </w:rPr>
          <w:delText xml:space="preserve">Figure </w:delText>
        </w:r>
        <w:r w:rsidR="00060919" w:rsidRPr="00060919" w:rsidDel="00D0252B">
          <w:rPr>
            <w:rFonts w:ascii="Times New Roman" w:hAnsi="Times New Roman"/>
            <w:noProof/>
            <w:sz w:val="24"/>
            <w:szCs w:val="24"/>
          </w:rPr>
          <w:delText>7</w:delText>
        </w:r>
      </w:del>
      <w:r w:rsidR="00B505D9" w:rsidRPr="00FC080F">
        <w:rPr>
          <w:rFonts w:ascii="Times New Roman" w:hAnsi="Times New Roman"/>
        </w:rPr>
        <w:fldChar w:fldCharType="end"/>
      </w:r>
      <w:r w:rsidR="00B505D9">
        <w:rPr>
          <w:rFonts w:ascii="Times New Roman" w:hAnsi="Times New Roman"/>
        </w:rPr>
        <w:t>. It can be clearly observed that plastic strain</w:t>
      </w:r>
      <w:r w:rsidR="00EB0A8C">
        <w:rPr>
          <w:rFonts w:ascii="Times New Roman" w:hAnsi="Times New Roman"/>
        </w:rPr>
        <w:t>s have</w:t>
      </w:r>
      <w:r w:rsidR="00B505D9">
        <w:rPr>
          <w:rFonts w:ascii="Times New Roman" w:hAnsi="Times New Roman"/>
        </w:rPr>
        <w:t xml:space="preserve"> been concentrated on the tension side of the pipe at the wrinkle location</w:t>
      </w:r>
      <w:r w:rsidR="00EB0A8C">
        <w:rPr>
          <w:rFonts w:ascii="Times New Roman" w:hAnsi="Times New Roman"/>
        </w:rPr>
        <w:t xml:space="preserve"> where they eventually caused the failure of the pipe</w:t>
      </w:r>
      <w:r w:rsidR="00B505D9">
        <w:rPr>
          <w:rFonts w:ascii="Times New Roman" w:hAnsi="Times New Roman"/>
        </w:rPr>
        <w:t>.</w:t>
      </w:r>
      <w:r w:rsidR="00EB0A8C">
        <w:rPr>
          <w:rFonts w:ascii="Times New Roman" w:hAnsi="Times New Roman"/>
        </w:rPr>
        <w:t xml:space="preserve"> The plastic strains start</w:t>
      </w:r>
      <w:r w:rsidR="00037F4C">
        <w:rPr>
          <w:rFonts w:ascii="Times New Roman" w:hAnsi="Times New Roman"/>
        </w:rPr>
        <w:t>ed</w:t>
      </w:r>
      <w:r w:rsidR="00EB0A8C">
        <w:rPr>
          <w:rFonts w:ascii="Times New Roman" w:hAnsi="Times New Roman"/>
        </w:rPr>
        <w:t xml:space="preserve"> to develop at the compression side of the wrinkle location from the first load increment of the displacement controlled loading</w:t>
      </w:r>
      <w:r w:rsidR="0079789D">
        <w:rPr>
          <w:rFonts w:ascii="Times New Roman" w:hAnsi="Times New Roman"/>
        </w:rPr>
        <w:t>. A</w:t>
      </w:r>
      <w:r w:rsidR="006626EE">
        <w:rPr>
          <w:rFonts w:ascii="Times New Roman" w:hAnsi="Times New Roman"/>
        </w:rPr>
        <w:t>f</w:t>
      </w:r>
      <w:r w:rsidR="007E6E47">
        <w:rPr>
          <w:rFonts w:ascii="Times New Roman" w:hAnsi="Times New Roman"/>
        </w:rPr>
        <w:t>ter reaching a level of about 37</w:t>
      </w:r>
      <w:r w:rsidR="0079789D">
        <w:rPr>
          <w:rFonts w:ascii="Times New Roman" w:hAnsi="Times New Roman"/>
        </w:rPr>
        <w:t>%, no considerable increase of the plastic strain at the compression side has been observed during the entire simulation whereas the plastic strain at the ten</w:t>
      </w:r>
      <w:r w:rsidR="00037F4C">
        <w:rPr>
          <w:rFonts w:ascii="Times New Roman" w:hAnsi="Times New Roman"/>
        </w:rPr>
        <w:t>sion side continued to increase</w:t>
      </w:r>
      <w:r w:rsidR="00414A27">
        <w:rPr>
          <w:rFonts w:ascii="Times New Roman" w:hAnsi="Times New Roman"/>
        </w:rPr>
        <w:t xml:space="preserve"> until the failure on the tension side</w:t>
      </w:r>
      <w:r w:rsidR="00EB0A8C" w:rsidRPr="006D4CE2">
        <w:rPr>
          <w:rFonts w:ascii="Times New Roman" w:hAnsi="Times New Roman"/>
        </w:rPr>
        <w:t>.</w:t>
      </w:r>
      <w:r w:rsidR="00BE2D8B">
        <w:rPr>
          <w:rFonts w:ascii="Times New Roman" w:hAnsi="Times New Roman"/>
        </w:rPr>
        <w:t xml:space="preserve"> </w:t>
      </w:r>
      <w:r w:rsidR="0010055D" w:rsidRPr="006D4CE2">
        <w:rPr>
          <w:rFonts w:ascii="Times New Roman" w:hAnsi="Times New Roman"/>
        </w:rPr>
        <w:fldChar w:fldCharType="begin"/>
      </w:r>
      <w:r w:rsidR="0010055D" w:rsidRPr="006D4CE2">
        <w:rPr>
          <w:rFonts w:ascii="Times New Roman" w:hAnsi="Times New Roman"/>
        </w:rPr>
        <w:instrText xml:space="preserve"> REF _Ref317165402 \h </w:instrText>
      </w:r>
      <w:r w:rsidR="006D4CE2">
        <w:rPr>
          <w:rFonts w:ascii="Times New Roman" w:hAnsi="Times New Roman"/>
        </w:rPr>
        <w:instrText xml:space="preserve"> \* MERGEFORMAT </w:instrText>
      </w:r>
      <w:r w:rsidR="0010055D" w:rsidRPr="006D4CE2">
        <w:rPr>
          <w:rFonts w:ascii="Times New Roman" w:hAnsi="Times New Roman"/>
        </w:rPr>
      </w:r>
      <w:r w:rsidR="0010055D" w:rsidRPr="006D4CE2">
        <w:rPr>
          <w:rFonts w:ascii="Times New Roman" w:hAnsi="Times New Roman"/>
        </w:rPr>
        <w:fldChar w:fldCharType="separate"/>
      </w:r>
      <w:ins w:id="106" w:author="Celal" w:date="2012-05-01T20:34:00Z">
        <w:r w:rsidR="0050778A" w:rsidRPr="0050778A">
          <w:rPr>
            <w:rFonts w:ascii="Times New Roman" w:hAnsi="Times New Roman"/>
            <w:sz w:val="24"/>
            <w:szCs w:val="24"/>
            <w:rPrChange w:id="107" w:author="Celal" w:date="2012-05-01T20:34:00Z">
              <w:rPr>
                <w:sz w:val="24"/>
                <w:szCs w:val="24"/>
              </w:rPr>
            </w:rPrChange>
          </w:rPr>
          <w:t xml:space="preserve">Figure </w:t>
        </w:r>
        <w:r w:rsidR="0050778A" w:rsidRPr="0050778A">
          <w:rPr>
            <w:rFonts w:ascii="Times New Roman" w:hAnsi="Times New Roman"/>
            <w:noProof/>
            <w:sz w:val="24"/>
            <w:szCs w:val="24"/>
            <w:rPrChange w:id="108" w:author="Celal" w:date="2012-05-01T20:34:00Z">
              <w:rPr>
                <w:noProof/>
                <w:sz w:val="24"/>
                <w:szCs w:val="24"/>
              </w:rPr>
            </w:rPrChange>
          </w:rPr>
          <w:t>8</w:t>
        </w:r>
      </w:ins>
      <w:del w:id="109" w:author="Celal" w:date="2012-05-01T03:26:00Z">
        <w:r w:rsidR="00060919" w:rsidRPr="00060919" w:rsidDel="00D0252B">
          <w:rPr>
            <w:rFonts w:ascii="Times New Roman" w:hAnsi="Times New Roman"/>
            <w:sz w:val="24"/>
            <w:szCs w:val="24"/>
          </w:rPr>
          <w:delText xml:space="preserve">Figure </w:delText>
        </w:r>
        <w:r w:rsidR="00060919" w:rsidRPr="00060919" w:rsidDel="00D0252B">
          <w:rPr>
            <w:rFonts w:ascii="Times New Roman" w:hAnsi="Times New Roman"/>
            <w:noProof/>
            <w:sz w:val="24"/>
            <w:szCs w:val="24"/>
          </w:rPr>
          <w:delText>8</w:delText>
        </w:r>
      </w:del>
      <w:r w:rsidR="0010055D" w:rsidRPr="006D4CE2">
        <w:rPr>
          <w:rFonts w:ascii="Times New Roman" w:hAnsi="Times New Roman"/>
        </w:rPr>
        <w:fldChar w:fldCharType="end"/>
      </w:r>
      <w:r w:rsidR="0010055D">
        <w:rPr>
          <w:rFonts w:ascii="Times New Roman" w:hAnsi="Times New Roman"/>
        </w:rPr>
        <w:t xml:space="preserve"> </w:t>
      </w:r>
      <w:r w:rsidR="00FC4199">
        <w:rPr>
          <w:rFonts w:ascii="Times New Roman" w:hAnsi="Times New Roman"/>
        </w:rPr>
        <w:t xml:space="preserve">shows the von </w:t>
      </w:r>
      <w:proofErr w:type="spellStart"/>
      <w:r w:rsidR="00FC4199">
        <w:rPr>
          <w:rFonts w:ascii="Times New Roman" w:hAnsi="Times New Roman"/>
        </w:rPr>
        <w:t>Mises</w:t>
      </w:r>
      <w:proofErr w:type="spellEnd"/>
      <w:r w:rsidR="00FC4199">
        <w:rPr>
          <w:rFonts w:ascii="Times New Roman" w:hAnsi="Times New Roman"/>
        </w:rPr>
        <w:t xml:space="preserve"> stress distribution for the case of combined loading with internal pressure.</w:t>
      </w:r>
      <w:r w:rsidR="00B505D9">
        <w:rPr>
          <w:rFonts w:ascii="Times New Roman" w:hAnsi="Times New Roman"/>
        </w:rPr>
        <w:t xml:space="preserve"> </w:t>
      </w:r>
      <w:r w:rsidR="002C55DC">
        <w:rPr>
          <w:rFonts w:ascii="Times New Roman" w:hAnsi="Times New Roman"/>
        </w:rPr>
        <w:t xml:space="preserve">The magnitude of the stresses </w:t>
      </w:r>
      <w:r w:rsidR="00617CD4">
        <w:rPr>
          <w:rFonts w:ascii="Times New Roman" w:hAnsi="Times New Roman"/>
        </w:rPr>
        <w:t>and the distorted element shapes</w:t>
      </w:r>
      <w:r w:rsidR="002C55DC">
        <w:rPr>
          <w:rFonts w:ascii="Times New Roman" w:hAnsi="Times New Roman"/>
        </w:rPr>
        <w:t xml:space="preserve"> on the tension side indicates the failure of the pipe on the tension side.</w:t>
      </w:r>
      <w:r w:rsidR="00B505D9">
        <w:rPr>
          <w:rFonts w:ascii="Times New Roman" w:hAnsi="Times New Roman"/>
        </w:rPr>
        <w:t xml:space="preserve"> </w:t>
      </w:r>
      <w:r>
        <w:rPr>
          <w:rFonts w:ascii="Times New Roman" w:hAnsi="Times New Roman"/>
        </w:rPr>
        <w:t xml:space="preserve"> </w:t>
      </w:r>
    </w:p>
    <w:p w:rsidR="00044260" w:rsidRDefault="000B2AF7" w:rsidP="00044260">
      <w:pPr>
        <w:keepNext/>
      </w:pPr>
      <w:r>
        <w:rPr>
          <w:rFonts w:ascii="Times New Roman" w:hAnsi="Times New Roman"/>
          <w:b/>
          <w:noProof/>
          <w:lang w:eastAsia="en-CA"/>
        </w:rPr>
        <w:drawing>
          <wp:inline distT="0" distB="0" distL="0" distR="0">
            <wp:extent cx="5943600" cy="2847975"/>
            <wp:effectExtent l="0" t="0" r="0" b="9525"/>
            <wp:docPr id="4" name="Picture 4" descr="Plastic Equivalent strain_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stic Equivalent strain_No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rsidR="00B92546" w:rsidRDefault="00044260" w:rsidP="00044260">
      <w:pPr>
        <w:pStyle w:val="Caption"/>
        <w:jc w:val="center"/>
        <w:rPr>
          <w:sz w:val="24"/>
          <w:szCs w:val="24"/>
        </w:rPr>
      </w:pPr>
      <w:bookmarkStart w:id="110" w:name="_Ref317118948"/>
      <w:r w:rsidRPr="00044260">
        <w:rPr>
          <w:sz w:val="24"/>
          <w:szCs w:val="24"/>
        </w:rPr>
        <w:t xml:space="preserve">Figure </w:t>
      </w:r>
      <w:r w:rsidRPr="00044260">
        <w:rPr>
          <w:sz w:val="24"/>
          <w:szCs w:val="24"/>
        </w:rPr>
        <w:fldChar w:fldCharType="begin"/>
      </w:r>
      <w:r w:rsidRPr="00044260">
        <w:rPr>
          <w:sz w:val="24"/>
          <w:szCs w:val="24"/>
        </w:rPr>
        <w:instrText xml:space="preserve"> SEQ Figure \* ARABIC </w:instrText>
      </w:r>
      <w:r w:rsidRPr="00044260">
        <w:rPr>
          <w:sz w:val="24"/>
          <w:szCs w:val="24"/>
        </w:rPr>
        <w:fldChar w:fldCharType="separate"/>
      </w:r>
      <w:r w:rsidR="0050778A">
        <w:rPr>
          <w:noProof/>
          <w:sz w:val="24"/>
          <w:szCs w:val="24"/>
        </w:rPr>
        <w:t>4</w:t>
      </w:r>
      <w:r w:rsidRPr="00044260">
        <w:rPr>
          <w:sz w:val="24"/>
          <w:szCs w:val="24"/>
        </w:rPr>
        <w:fldChar w:fldCharType="end"/>
      </w:r>
      <w:bookmarkEnd w:id="110"/>
      <w:r w:rsidR="00935A2C">
        <w:rPr>
          <w:sz w:val="24"/>
          <w:szCs w:val="24"/>
        </w:rPr>
        <w:t>: Plastic</w:t>
      </w:r>
      <w:r w:rsidRPr="00044260">
        <w:rPr>
          <w:sz w:val="24"/>
          <w:szCs w:val="24"/>
        </w:rPr>
        <w:t xml:space="preserve"> strain </w:t>
      </w:r>
      <w:r w:rsidR="00935A2C">
        <w:rPr>
          <w:sz w:val="24"/>
          <w:szCs w:val="24"/>
        </w:rPr>
        <w:t xml:space="preserve">distribution </w:t>
      </w:r>
      <w:r w:rsidRPr="00044260">
        <w:rPr>
          <w:sz w:val="24"/>
          <w:szCs w:val="24"/>
        </w:rPr>
        <w:t>under bending load without internal pressure</w:t>
      </w:r>
    </w:p>
    <w:p w:rsidR="006F7FD8" w:rsidRDefault="000B2AF7" w:rsidP="006F7FD8">
      <w:pPr>
        <w:keepNext/>
      </w:pPr>
      <w:r>
        <w:rPr>
          <w:noProof/>
          <w:lang w:eastAsia="en-CA"/>
        </w:rPr>
        <w:lastRenderedPageBreak/>
        <w:drawing>
          <wp:inline distT="0" distB="0" distL="0" distR="0">
            <wp:extent cx="5934075" cy="2847975"/>
            <wp:effectExtent l="0" t="0" r="9525" b="9525"/>
            <wp:docPr id="5" name="Picture 5" descr="vonMises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nMisesNo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rsidR="006F7FD8" w:rsidRPr="006F7FD8" w:rsidRDefault="006F7FD8" w:rsidP="006F7FD8">
      <w:pPr>
        <w:pStyle w:val="Caption"/>
        <w:jc w:val="center"/>
        <w:rPr>
          <w:sz w:val="24"/>
          <w:szCs w:val="24"/>
        </w:rPr>
      </w:pPr>
      <w:bookmarkStart w:id="111" w:name="_Ref317160458"/>
      <w:r w:rsidRPr="006F7FD8">
        <w:rPr>
          <w:sz w:val="24"/>
          <w:szCs w:val="24"/>
        </w:rPr>
        <w:t xml:space="preserve">Figure </w:t>
      </w:r>
      <w:r w:rsidRPr="006F7FD8">
        <w:rPr>
          <w:sz w:val="24"/>
          <w:szCs w:val="24"/>
        </w:rPr>
        <w:fldChar w:fldCharType="begin"/>
      </w:r>
      <w:r w:rsidRPr="006F7FD8">
        <w:rPr>
          <w:sz w:val="24"/>
          <w:szCs w:val="24"/>
        </w:rPr>
        <w:instrText xml:space="preserve"> SEQ Figure \* ARABIC </w:instrText>
      </w:r>
      <w:r w:rsidRPr="006F7FD8">
        <w:rPr>
          <w:sz w:val="24"/>
          <w:szCs w:val="24"/>
        </w:rPr>
        <w:fldChar w:fldCharType="separate"/>
      </w:r>
      <w:r w:rsidR="0050778A">
        <w:rPr>
          <w:noProof/>
          <w:sz w:val="24"/>
          <w:szCs w:val="24"/>
        </w:rPr>
        <w:t>5</w:t>
      </w:r>
      <w:r w:rsidRPr="006F7FD8">
        <w:rPr>
          <w:sz w:val="24"/>
          <w:szCs w:val="24"/>
        </w:rPr>
        <w:fldChar w:fldCharType="end"/>
      </w:r>
      <w:bookmarkEnd w:id="111"/>
      <w:r w:rsidR="00263BC8">
        <w:rPr>
          <w:sz w:val="24"/>
          <w:szCs w:val="24"/>
        </w:rPr>
        <w:t>: V</w:t>
      </w:r>
      <w:r w:rsidRPr="006F7FD8">
        <w:rPr>
          <w:sz w:val="24"/>
          <w:szCs w:val="24"/>
        </w:rPr>
        <w:t xml:space="preserve">on </w:t>
      </w:r>
      <w:proofErr w:type="spellStart"/>
      <w:r w:rsidRPr="006F7FD8">
        <w:rPr>
          <w:sz w:val="24"/>
          <w:szCs w:val="24"/>
        </w:rPr>
        <w:t>Mises</w:t>
      </w:r>
      <w:proofErr w:type="spellEnd"/>
      <w:r w:rsidRPr="006F7FD8">
        <w:rPr>
          <w:sz w:val="24"/>
          <w:szCs w:val="24"/>
        </w:rPr>
        <w:t xml:space="preserve"> stress distribution under bending load without internal pressure</w:t>
      </w:r>
    </w:p>
    <w:p w:rsidR="001E4DBA" w:rsidRDefault="000B2AF7" w:rsidP="001E4DBA">
      <w:pPr>
        <w:keepNext/>
        <w:jc w:val="center"/>
      </w:pPr>
      <w:r>
        <w:rPr>
          <w:noProof/>
          <w:lang w:eastAsia="en-CA"/>
        </w:rPr>
        <w:drawing>
          <wp:inline distT="0" distB="0" distL="0" distR="0">
            <wp:extent cx="4581525" cy="2752725"/>
            <wp:effectExtent l="0" t="0" r="9525"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rsidR="001E4DBA" w:rsidRDefault="001E4DBA" w:rsidP="001E4DBA">
      <w:pPr>
        <w:pStyle w:val="Caption"/>
        <w:jc w:val="center"/>
        <w:rPr>
          <w:sz w:val="24"/>
          <w:szCs w:val="24"/>
        </w:rPr>
      </w:pPr>
      <w:bookmarkStart w:id="112" w:name="_Ref317125320"/>
      <w:r w:rsidRPr="001E4DBA">
        <w:rPr>
          <w:sz w:val="24"/>
          <w:szCs w:val="24"/>
        </w:rPr>
        <w:t xml:space="preserve">Figure </w:t>
      </w:r>
      <w:r w:rsidRPr="001E4DBA">
        <w:rPr>
          <w:sz w:val="24"/>
          <w:szCs w:val="24"/>
        </w:rPr>
        <w:fldChar w:fldCharType="begin"/>
      </w:r>
      <w:r w:rsidRPr="001E4DBA">
        <w:rPr>
          <w:sz w:val="24"/>
          <w:szCs w:val="24"/>
        </w:rPr>
        <w:instrText xml:space="preserve"> SEQ Figure \* ARABIC </w:instrText>
      </w:r>
      <w:r w:rsidRPr="001E4DBA">
        <w:rPr>
          <w:sz w:val="24"/>
          <w:szCs w:val="24"/>
        </w:rPr>
        <w:fldChar w:fldCharType="separate"/>
      </w:r>
      <w:r w:rsidR="0050778A">
        <w:rPr>
          <w:noProof/>
          <w:sz w:val="24"/>
          <w:szCs w:val="24"/>
        </w:rPr>
        <w:t>6</w:t>
      </w:r>
      <w:r w:rsidRPr="001E4DBA">
        <w:rPr>
          <w:sz w:val="24"/>
          <w:szCs w:val="24"/>
        </w:rPr>
        <w:fldChar w:fldCharType="end"/>
      </w:r>
      <w:bookmarkEnd w:id="112"/>
      <w:r w:rsidRPr="001E4DBA">
        <w:rPr>
          <w:sz w:val="24"/>
          <w:szCs w:val="24"/>
        </w:rPr>
        <w:t xml:space="preserve">: Load - displacement response </w:t>
      </w:r>
      <w:r w:rsidR="009309CC">
        <w:rPr>
          <w:sz w:val="24"/>
          <w:szCs w:val="24"/>
        </w:rPr>
        <w:t xml:space="preserve">under bending load </w:t>
      </w:r>
      <w:r w:rsidRPr="001E4DBA">
        <w:rPr>
          <w:sz w:val="24"/>
          <w:szCs w:val="24"/>
        </w:rPr>
        <w:t>without internal pressure</w:t>
      </w:r>
    </w:p>
    <w:p w:rsidR="00935A2C" w:rsidRDefault="000B2AF7" w:rsidP="00935A2C">
      <w:pPr>
        <w:keepNext/>
      </w:pPr>
      <w:r>
        <w:rPr>
          <w:noProof/>
          <w:lang w:eastAsia="en-CA"/>
        </w:rPr>
        <w:lastRenderedPageBreak/>
        <w:drawing>
          <wp:inline distT="0" distB="0" distL="0" distR="0">
            <wp:extent cx="5943600" cy="3619500"/>
            <wp:effectExtent l="0" t="0" r="0" b="0"/>
            <wp:docPr id="7" name="Picture 7" descr="PEEQ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EQ_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rsidR="00005D52" w:rsidRDefault="00935A2C" w:rsidP="00935A2C">
      <w:pPr>
        <w:pStyle w:val="Caption"/>
        <w:jc w:val="center"/>
        <w:rPr>
          <w:sz w:val="24"/>
          <w:szCs w:val="24"/>
        </w:rPr>
      </w:pPr>
      <w:bookmarkStart w:id="113" w:name="_Ref317152183"/>
      <w:r w:rsidRPr="00935A2C">
        <w:rPr>
          <w:sz w:val="24"/>
          <w:szCs w:val="24"/>
        </w:rPr>
        <w:t xml:space="preserve">Figure </w:t>
      </w:r>
      <w:r w:rsidRPr="00935A2C">
        <w:rPr>
          <w:sz w:val="24"/>
          <w:szCs w:val="24"/>
        </w:rPr>
        <w:fldChar w:fldCharType="begin"/>
      </w:r>
      <w:r w:rsidRPr="00935A2C">
        <w:rPr>
          <w:sz w:val="24"/>
          <w:szCs w:val="24"/>
        </w:rPr>
        <w:instrText xml:space="preserve"> SEQ Figure \* ARABIC </w:instrText>
      </w:r>
      <w:r w:rsidRPr="00935A2C">
        <w:rPr>
          <w:sz w:val="24"/>
          <w:szCs w:val="24"/>
        </w:rPr>
        <w:fldChar w:fldCharType="separate"/>
      </w:r>
      <w:r w:rsidR="0050778A">
        <w:rPr>
          <w:noProof/>
          <w:sz w:val="24"/>
          <w:szCs w:val="24"/>
        </w:rPr>
        <w:t>7</w:t>
      </w:r>
      <w:r w:rsidRPr="00935A2C">
        <w:rPr>
          <w:sz w:val="24"/>
          <w:szCs w:val="24"/>
        </w:rPr>
        <w:fldChar w:fldCharType="end"/>
      </w:r>
      <w:bookmarkEnd w:id="113"/>
      <w:r w:rsidRPr="00935A2C">
        <w:rPr>
          <w:sz w:val="24"/>
          <w:szCs w:val="24"/>
        </w:rPr>
        <w:t>: Plastic strain distribution under bending load and internal pressure</w:t>
      </w:r>
    </w:p>
    <w:p w:rsidR="006F7FD8" w:rsidRDefault="000B2AF7" w:rsidP="006F7FD8">
      <w:pPr>
        <w:keepNext/>
      </w:pPr>
      <w:r>
        <w:rPr>
          <w:noProof/>
          <w:lang w:eastAsia="en-CA"/>
        </w:rPr>
        <w:drawing>
          <wp:inline distT="0" distB="0" distL="0" distR="0">
            <wp:extent cx="5934075" cy="2847975"/>
            <wp:effectExtent l="0" t="0" r="9525" b="9525"/>
            <wp:docPr id="8" name="Picture 8" descr="vonMise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onMises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rsidR="006C5660" w:rsidRPr="006F7FD8" w:rsidRDefault="006F7FD8" w:rsidP="006F7FD8">
      <w:pPr>
        <w:pStyle w:val="Caption"/>
        <w:jc w:val="center"/>
        <w:rPr>
          <w:sz w:val="24"/>
          <w:szCs w:val="24"/>
        </w:rPr>
      </w:pPr>
      <w:bookmarkStart w:id="114" w:name="_Ref317165402"/>
      <w:r w:rsidRPr="006F7FD8">
        <w:rPr>
          <w:sz w:val="24"/>
          <w:szCs w:val="24"/>
        </w:rPr>
        <w:t xml:space="preserve">Figure </w:t>
      </w:r>
      <w:r w:rsidRPr="006F7FD8">
        <w:rPr>
          <w:sz w:val="24"/>
          <w:szCs w:val="24"/>
        </w:rPr>
        <w:fldChar w:fldCharType="begin"/>
      </w:r>
      <w:r w:rsidRPr="006F7FD8">
        <w:rPr>
          <w:sz w:val="24"/>
          <w:szCs w:val="24"/>
        </w:rPr>
        <w:instrText xml:space="preserve"> SEQ Figure \* ARABIC </w:instrText>
      </w:r>
      <w:r w:rsidRPr="006F7FD8">
        <w:rPr>
          <w:sz w:val="24"/>
          <w:szCs w:val="24"/>
        </w:rPr>
        <w:fldChar w:fldCharType="separate"/>
      </w:r>
      <w:r w:rsidR="0050778A">
        <w:rPr>
          <w:noProof/>
          <w:sz w:val="24"/>
          <w:szCs w:val="24"/>
        </w:rPr>
        <w:t>8</w:t>
      </w:r>
      <w:r w:rsidRPr="006F7FD8">
        <w:rPr>
          <w:sz w:val="24"/>
          <w:szCs w:val="24"/>
        </w:rPr>
        <w:fldChar w:fldCharType="end"/>
      </w:r>
      <w:bookmarkEnd w:id="114"/>
      <w:r w:rsidR="00263BC8">
        <w:rPr>
          <w:sz w:val="24"/>
          <w:szCs w:val="24"/>
        </w:rPr>
        <w:t>: V</w:t>
      </w:r>
      <w:r w:rsidRPr="006F7FD8">
        <w:rPr>
          <w:sz w:val="24"/>
          <w:szCs w:val="24"/>
        </w:rPr>
        <w:t xml:space="preserve">on </w:t>
      </w:r>
      <w:proofErr w:type="spellStart"/>
      <w:r w:rsidRPr="00263BC8">
        <w:rPr>
          <w:sz w:val="24"/>
          <w:szCs w:val="24"/>
        </w:rPr>
        <w:t>Mises</w:t>
      </w:r>
      <w:proofErr w:type="spellEnd"/>
      <w:r w:rsidRPr="006F7FD8">
        <w:rPr>
          <w:sz w:val="24"/>
          <w:szCs w:val="24"/>
        </w:rPr>
        <w:t xml:space="preserve"> stress distribution under bending load and internal pressure</w:t>
      </w:r>
    </w:p>
    <w:p w:rsidR="00F65D27" w:rsidDel="003C7B9B" w:rsidRDefault="000B2AF7" w:rsidP="00F65D27">
      <w:pPr>
        <w:keepNext/>
        <w:jc w:val="center"/>
        <w:rPr>
          <w:del w:id="115" w:author="Celal" w:date="2012-05-01T19:01:00Z"/>
        </w:rPr>
      </w:pPr>
      <w:del w:id="116" w:author="Celal" w:date="2012-05-01T19:01:00Z">
        <w:r w:rsidDel="003C7B9B">
          <w:rPr>
            <w:noProof/>
            <w:lang w:eastAsia="en-CA"/>
          </w:rPr>
          <w:lastRenderedPageBreak/>
          <w:drawing>
            <wp:inline distT="0" distB="0" distL="0" distR="0" wp14:anchorId="58927956" wp14:editId="0645B263">
              <wp:extent cx="4581525" cy="2752725"/>
              <wp:effectExtent l="0" t="0" r="9525" b="952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del>
    </w:p>
    <w:p w:rsidR="00935A2C" w:rsidRDefault="00F65D27">
      <w:pPr>
        <w:keepNext/>
        <w:jc w:val="center"/>
        <w:rPr>
          <w:ins w:id="117" w:author="Celal" w:date="2012-05-01T18:38:00Z"/>
        </w:rPr>
        <w:pPrChange w:id="118" w:author="Celal" w:date="2012-05-01T19:01:00Z">
          <w:pPr>
            <w:pStyle w:val="Caption"/>
            <w:jc w:val="center"/>
          </w:pPr>
        </w:pPrChange>
      </w:pPr>
      <w:bookmarkStart w:id="119" w:name="_Ref317153886"/>
      <w:del w:id="120" w:author="Celal" w:date="2012-05-01T19:01:00Z">
        <w:r w:rsidRPr="00F65D27" w:rsidDel="003C7B9B">
          <w:delText xml:space="preserve">Figure </w:delText>
        </w:r>
        <w:r w:rsidRPr="00F65D27" w:rsidDel="003C7B9B">
          <w:fldChar w:fldCharType="begin"/>
        </w:r>
        <w:r w:rsidRPr="00F65D27" w:rsidDel="003C7B9B">
          <w:delInstrText xml:space="preserve"> SEQ Figure \* ARABIC </w:delInstrText>
        </w:r>
        <w:r w:rsidRPr="00F65D27" w:rsidDel="003C7B9B">
          <w:fldChar w:fldCharType="separate"/>
        </w:r>
        <w:r w:rsidR="003C7B9B" w:rsidDel="003C7B9B">
          <w:rPr>
            <w:noProof/>
          </w:rPr>
          <w:delText>9</w:delText>
        </w:r>
        <w:r w:rsidRPr="00F65D27" w:rsidDel="003C7B9B">
          <w:fldChar w:fldCharType="end"/>
        </w:r>
        <w:bookmarkEnd w:id="119"/>
        <w:r w:rsidRPr="00F65D27" w:rsidDel="003C7B9B">
          <w:delText>:</w:delText>
        </w:r>
      </w:del>
      <w:r w:rsidRPr="00F65D27">
        <w:t xml:space="preserve"> </w:t>
      </w:r>
      <w:del w:id="121" w:author="Celal" w:date="2012-05-01T19:00:00Z">
        <w:r w:rsidRPr="00F65D27" w:rsidDel="003C7B9B">
          <w:delText>Load - displacement response under bending load and internal pressure</w:delText>
        </w:r>
      </w:del>
    </w:p>
    <w:tbl>
      <w:tblPr>
        <w:tblStyle w:val="TableGrid"/>
        <w:tblW w:w="0" w:type="auto"/>
        <w:tblLook w:val="04A0" w:firstRow="1" w:lastRow="0" w:firstColumn="1" w:lastColumn="0" w:noHBand="0" w:noVBand="1"/>
      </w:tblPr>
      <w:tblGrid>
        <w:gridCol w:w="4788"/>
        <w:gridCol w:w="4788"/>
      </w:tblGrid>
      <w:tr w:rsidR="00CC39BC" w:rsidTr="00CC39BC">
        <w:trPr>
          <w:ins w:id="122" w:author="Celal" w:date="2012-05-01T18:38:00Z"/>
        </w:trPr>
        <w:tc>
          <w:tcPr>
            <w:tcW w:w="4788" w:type="dxa"/>
          </w:tcPr>
          <w:p w:rsidR="00CC39BC" w:rsidRDefault="00805E86">
            <w:pPr>
              <w:jc w:val="center"/>
              <w:rPr>
                <w:ins w:id="123" w:author="Celal" w:date="2012-05-01T18:38:00Z"/>
              </w:rPr>
              <w:pPrChange w:id="124" w:author="Celal" w:date="2012-05-01T18:49:00Z">
                <w:pPr/>
              </w:pPrChange>
            </w:pPr>
            <w:ins w:id="125" w:author="Celal" w:date="2012-05-01T18:48:00Z">
              <w:r>
                <w:rPr>
                  <w:noProof/>
                  <w:lang w:eastAsia="en-CA"/>
                </w:rPr>
                <w:drawing>
                  <wp:inline distT="0" distB="0" distL="0" distR="0" wp14:anchorId="517F6D1B">
                    <wp:extent cx="2833200" cy="19296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3200" cy="1929600"/>
                            </a:xfrm>
                            <a:prstGeom prst="rect">
                              <a:avLst/>
                            </a:prstGeom>
                            <a:noFill/>
                          </pic:spPr>
                        </pic:pic>
                      </a:graphicData>
                    </a:graphic>
                  </wp:inline>
                </w:drawing>
              </w:r>
            </w:ins>
          </w:p>
        </w:tc>
        <w:tc>
          <w:tcPr>
            <w:tcW w:w="4788" w:type="dxa"/>
          </w:tcPr>
          <w:p w:rsidR="00CC39BC" w:rsidRDefault="00805E86">
            <w:pPr>
              <w:jc w:val="center"/>
              <w:rPr>
                <w:ins w:id="126" w:author="Celal" w:date="2012-05-01T18:38:00Z"/>
              </w:rPr>
              <w:pPrChange w:id="127" w:author="Celal" w:date="2012-05-01T18:49:00Z">
                <w:pPr/>
              </w:pPrChange>
            </w:pPr>
            <w:ins w:id="128" w:author="Celal" w:date="2012-05-01T18:48:00Z">
              <w:r>
                <w:rPr>
                  <w:noProof/>
                  <w:lang w:eastAsia="en-CA"/>
                </w:rPr>
                <w:drawing>
                  <wp:inline distT="0" distB="0" distL="0" distR="0" wp14:anchorId="0AB52D75">
                    <wp:extent cx="2833200" cy="19296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3200" cy="1929600"/>
                            </a:xfrm>
                            <a:prstGeom prst="rect">
                              <a:avLst/>
                            </a:prstGeom>
                            <a:noFill/>
                          </pic:spPr>
                        </pic:pic>
                      </a:graphicData>
                    </a:graphic>
                  </wp:inline>
                </w:drawing>
              </w:r>
            </w:ins>
          </w:p>
        </w:tc>
      </w:tr>
      <w:tr w:rsidR="00CC39BC" w:rsidTr="00CC39BC">
        <w:trPr>
          <w:ins w:id="129" w:author="Celal" w:date="2012-05-01T18:38:00Z"/>
        </w:trPr>
        <w:tc>
          <w:tcPr>
            <w:tcW w:w="4788" w:type="dxa"/>
          </w:tcPr>
          <w:p w:rsidR="00CC39BC" w:rsidRDefault="00805E86">
            <w:pPr>
              <w:jc w:val="center"/>
              <w:rPr>
                <w:ins w:id="130" w:author="Celal" w:date="2012-05-01T18:38:00Z"/>
              </w:rPr>
              <w:pPrChange w:id="131" w:author="Celal" w:date="2012-05-01T18:52:00Z">
                <w:pPr/>
              </w:pPrChange>
            </w:pPr>
            <w:ins w:id="132" w:author="Celal" w:date="2012-05-01T18:51:00Z">
              <w:r>
                <w:rPr>
                  <w:noProof/>
                  <w:lang w:eastAsia="en-CA"/>
                </w:rPr>
                <w:drawing>
                  <wp:inline distT="0" distB="0" distL="0" distR="0" wp14:anchorId="720ABBF3">
                    <wp:extent cx="2833200" cy="19296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3200" cy="1929600"/>
                            </a:xfrm>
                            <a:prstGeom prst="rect">
                              <a:avLst/>
                            </a:prstGeom>
                            <a:noFill/>
                          </pic:spPr>
                        </pic:pic>
                      </a:graphicData>
                    </a:graphic>
                  </wp:inline>
                </w:drawing>
              </w:r>
            </w:ins>
          </w:p>
        </w:tc>
        <w:tc>
          <w:tcPr>
            <w:tcW w:w="4788" w:type="dxa"/>
          </w:tcPr>
          <w:p w:rsidR="00CC39BC" w:rsidRDefault="00805E86">
            <w:pPr>
              <w:keepNext/>
              <w:jc w:val="center"/>
              <w:rPr>
                <w:ins w:id="133" w:author="Celal" w:date="2012-05-01T18:38:00Z"/>
              </w:rPr>
              <w:pPrChange w:id="134" w:author="Celal" w:date="2012-05-01T19:00:00Z">
                <w:pPr/>
              </w:pPrChange>
            </w:pPr>
            <w:ins w:id="135" w:author="Celal" w:date="2012-05-01T18:52:00Z">
              <w:r>
                <w:rPr>
                  <w:noProof/>
                  <w:lang w:eastAsia="en-CA"/>
                </w:rPr>
                <w:drawing>
                  <wp:inline distT="0" distB="0" distL="0" distR="0" wp14:anchorId="70E49D33" wp14:editId="0D6F9861">
                    <wp:extent cx="2829600" cy="192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9600" cy="1929600"/>
                            </a:xfrm>
                            <a:prstGeom prst="rect">
                              <a:avLst/>
                            </a:prstGeom>
                            <a:noFill/>
                          </pic:spPr>
                        </pic:pic>
                      </a:graphicData>
                    </a:graphic>
                  </wp:inline>
                </w:drawing>
              </w:r>
            </w:ins>
          </w:p>
        </w:tc>
      </w:tr>
    </w:tbl>
    <w:p w:rsidR="00CC39BC" w:rsidRPr="00CC39BC" w:rsidRDefault="003C7B9B">
      <w:pPr>
        <w:pStyle w:val="Caption"/>
        <w:rPr>
          <w:rPrChange w:id="136" w:author="Celal" w:date="2012-05-01T18:38:00Z">
            <w:rPr>
              <w:sz w:val="24"/>
              <w:szCs w:val="24"/>
            </w:rPr>
          </w:rPrChange>
        </w:rPr>
        <w:pPrChange w:id="137" w:author="Celal" w:date="2012-05-01T19:00:00Z">
          <w:pPr>
            <w:pStyle w:val="Caption"/>
            <w:jc w:val="center"/>
          </w:pPr>
        </w:pPrChange>
      </w:pPr>
      <w:ins w:id="138" w:author="Celal" w:date="2012-05-01T19:00:00Z">
        <w:r w:rsidRPr="003C7B9B">
          <w:rPr>
            <w:sz w:val="24"/>
            <w:szCs w:val="24"/>
            <w:rPrChange w:id="139" w:author="Celal" w:date="2012-05-01T19:00:00Z">
              <w:rPr/>
            </w:rPrChange>
          </w:rPr>
          <w:t xml:space="preserve">Figure </w:t>
        </w:r>
        <w:r w:rsidRPr="003C7B9B">
          <w:rPr>
            <w:sz w:val="24"/>
            <w:szCs w:val="24"/>
            <w:rPrChange w:id="140" w:author="Celal" w:date="2012-05-01T19:00:00Z">
              <w:rPr/>
            </w:rPrChange>
          </w:rPr>
          <w:fldChar w:fldCharType="begin"/>
        </w:r>
        <w:r w:rsidRPr="003C7B9B">
          <w:rPr>
            <w:sz w:val="24"/>
            <w:szCs w:val="24"/>
            <w:rPrChange w:id="141" w:author="Celal" w:date="2012-05-01T19:00:00Z">
              <w:rPr/>
            </w:rPrChange>
          </w:rPr>
          <w:instrText xml:space="preserve"> SEQ Figure \* ARABIC </w:instrText>
        </w:r>
      </w:ins>
      <w:r w:rsidRPr="003C7B9B">
        <w:rPr>
          <w:sz w:val="24"/>
          <w:szCs w:val="24"/>
          <w:rPrChange w:id="142" w:author="Celal" w:date="2012-05-01T19:00:00Z">
            <w:rPr/>
          </w:rPrChange>
        </w:rPr>
        <w:fldChar w:fldCharType="separate"/>
      </w:r>
      <w:ins w:id="143" w:author="Celal" w:date="2012-05-01T20:34:00Z">
        <w:r w:rsidR="0050778A">
          <w:rPr>
            <w:noProof/>
            <w:sz w:val="24"/>
            <w:szCs w:val="24"/>
          </w:rPr>
          <w:t>9</w:t>
        </w:r>
      </w:ins>
      <w:ins w:id="144" w:author="Celal" w:date="2012-05-01T19:00:00Z">
        <w:r w:rsidRPr="003C7B9B">
          <w:rPr>
            <w:sz w:val="24"/>
            <w:szCs w:val="24"/>
            <w:rPrChange w:id="145" w:author="Celal" w:date="2012-05-01T19:00:00Z">
              <w:rPr/>
            </w:rPrChange>
          </w:rPr>
          <w:fldChar w:fldCharType="end"/>
        </w:r>
        <w:r w:rsidRPr="003C7B9B">
          <w:rPr>
            <w:sz w:val="24"/>
            <w:szCs w:val="24"/>
            <w:rPrChange w:id="146" w:author="Celal" w:date="2012-05-01T19:00:00Z">
              <w:rPr/>
            </w:rPrChange>
          </w:rPr>
          <w:t>:</w:t>
        </w:r>
        <w:r w:rsidRPr="003C7B9B">
          <w:rPr>
            <w:sz w:val="24"/>
            <w:szCs w:val="24"/>
          </w:rPr>
          <w:t xml:space="preserve"> Load</w:t>
        </w:r>
        <w:r w:rsidRPr="00F65D27">
          <w:rPr>
            <w:sz w:val="24"/>
            <w:szCs w:val="24"/>
          </w:rPr>
          <w:t xml:space="preserve"> - displacement response under bending load and internal pressure</w:t>
        </w:r>
      </w:ins>
    </w:p>
    <w:p w:rsidR="000E530A" w:rsidRDefault="00CC39BC" w:rsidP="000776C1">
      <w:pPr>
        <w:jc w:val="both"/>
        <w:rPr>
          <w:rFonts w:ascii="Times New Roman" w:hAnsi="Times New Roman"/>
        </w:rPr>
      </w:pPr>
      <w:ins w:id="147" w:author="Celal" w:date="2012-05-01T18:47:00Z">
        <w:r>
          <w:rPr>
            <w:rFonts w:ascii="Times New Roman" w:hAnsi="Times New Roman"/>
          </w:rPr>
          <w:t xml:space="preserve">It can be observed that there are minor differences between the </w:t>
        </w:r>
        <w:proofErr w:type="gramStart"/>
        <w:r>
          <w:rPr>
            <w:rFonts w:ascii="Times New Roman" w:hAnsi="Times New Roman"/>
          </w:rPr>
          <w:t>load</w:t>
        </w:r>
        <w:proofErr w:type="gramEnd"/>
        <w:r>
          <w:rPr>
            <w:rFonts w:ascii="Times New Roman" w:hAnsi="Times New Roman"/>
          </w:rPr>
          <w:t xml:space="preserve"> – displacement curves for the different internal pressure cases. </w:t>
        </w:r>
      </w:ins>
      <w:ins w:id="148" w:author="Celal" w:date="2012-05-01T19:08:00Z">
        <w:r w:rsidR="003C7B9B">
          <w:rPr>
            <w:rFonts w:ascii="Times New Roman" w:hAnsi="Times New Roman"/>
          </w:rPr>
          <w:t xml:space="preserve">The common feature of the 4 graphs is that the buckling in the </w:t>
        </w:r>
      </w:ins>
      <w:ins w:id="149" w:author="Celal" w:date="2012-05-01T19:09:00Z">
        <w:r w:rsidR="00B91C92">
          <w:rPr>
            <w:rFonts w:ascii="Times New Roman" w:hAnsi="Times New Roman"/>
          </w:rPr>
          <w:lastRenderedPageBreak/>
          <w:t xml:space="preserve">compression side of the pipe takes place in the early stages of the applied bending load although </w:t>
        </w:r>
      </w:ins>
      <w:ins w:id="150" w:author="Celal" w:date="2012-05-01T19:30:00Z">
        <w:r w:rsidR="00EA32E4">
          <w:rPr>
            <w:rFonts w:ascii="Times New Roman" w:hAnsi="Times New Roman"/>
          </w:rPr>
          <w:t xml:space="preserve">there is no sharp transition to the post-buckling zone and therefore </w:t>
        </w:r>
      </w:ins>
      <w:ins w:id="151" w:author="Celal" w:date="2012-05-01T19:09:00Z">
        <w:r w:rsidR="00B91C92">
          <w:rPr>
            <w:rFonts w:ascii="Times New Roman" w:hAnsi="Times New Roman"/>
          </w:rPr>
          <w:t>it is not easy to recognize the exact buckling load of the structure from the load displacement curves.</w:t>
        </w:r>
      </w:ins>
      <w:ins w:id="152" w:author="Celal" w:date="2012-05-01T19:22:00Z">
        <w:r w:rsidR="00B23C02">
          <w:rPr>
            <w:rFonts w:ascii="Times New Roman" w:hAnsi="Times New Roman"/>
          </w:rPr>
          <w:t xml:space="preserve"> These curves have been generated by plotting the variation of the reaction force at the loading pin with respect to the displacement of the loading pin </w:t>
        </w:r>
      </w:ins>
      <w:ins w:id="153" w:author="Celal" w:date="2012-05-01T19:23:00Z">
        <w:r w:rsidR="00B23C02">
          <w:rPr>
            <w:rFonts w:ascii="Times New Roman" w:hAnsi="Times New Roman"/>
          </w:rPr>
          <w:t>in the</w:t>
        </w:r>
      </w:ins>
      <w:ins w:id="154" w:author="Celal" w:date="2012-05-01T19:22:00Z">
        <w:r w:rsidR="00B23C02">
          <w:rPr>
            <w:rFonts w:ascii="Times New Roman" w:hAnsi="Times New Roman"/>
          </w:rPr>
          <w:t xml:space="preserve"> positive x-direction. Since the increase in the pipe curvature is proportional to the applied displacement and model maximum moment is proportional to the reaction force in the x-direction, these curves also give an idea about the change of the maximum moment in the system with respect to the cold bend curvature.</w:t>
        </w:r>
      </w:ins>
      <w:ins w:id="155" w:author="Celal" w:date="2012-05-01T19:09:00Z">
        <w:r w:rsidR="00B91C92">
          <w:rPr>
            <w:rFonts w:ascii="Times New Roman" w:hAnsi="Times New Roman"/>
          </w:rPr>
          <w:t xml:space="preserve"> </w:t>
        </w:r>
      </w:ins>
      <w:ins w:id="156" w:author="Celal" w:date="2012-05-01T19:21:00Z">
        <w:r w:rsidR="00B23C02">
          <w:rPr>
            <w:rFonts w:ascii="Times New Roman" w:hAnsi="Times New Roman"/>
          </w:rPr>
          <w:t xml:space="preserve">The graphs in </w:t>
        </w:r>
        <w:r w:rsidR="00B23C02">
          <w:rPr>
            <w:rFonts w:ascii="Times New Roman" w:hAnsi="Times New Roman"/>
          </w:rPr>
          <w:fldChar w:fldCharType="begin"/>
        </w:r>
        <w:r w:rsidR="00B23C02">
          <w:rPr>
            <w:rFonts w:ascii="Times New Roman" w:hAnsi="Times New Roman"/>
          </w:rPr>
          <w:instrText xml:space="preserve"> REF _Ref317153886 \h </w:instrText>
        </w:r>
      </w:ins>
      <w:r w:rsidR="00B23C02">
        <w:rPr>
          <w:rFonts w:ascii="Times New Roman" w:hAnsi="Times New Roman"/>
        </w:rPr>
      </w:r>
      <w:del w:id="157" w:author="Celal" w:date="2012-05-01T20:34:00Z">
        <w:r w:rsidR="0050778A" w:rsidDel="0050778A">
          <w:rPr>
            <w:rFonts w:ascii="Times New Roman" w:hAnsi="Times New Roman"/>
          </w:rPr>
          <w:fldChar w:fldCharType="separate"/>
        </w:r>
      </w:del>
      <w:del w:id="158" w:author="Celal" w:date="2012-05-01T19:21:00Z">
        <w:r w:rsidR="00B23C02">
          <w:rPr>
            <w:rFonts w:ascii="Times New Roman" w:hAnsi="Times New Roman"/>
          </w:rPr>
          <w:fldChar w:fldCharType="end"/>
        </w:r>
      </w:del>
      <w:ins w:id="159" w:author="Celal" w:date="2012-05-01T19:21:00Z">
        <w:r w:rsidR="00B23C02">
          <w:rPr>
            <w:rFonts w:ascii="Times New Roman" w:hAnsi="Times New Roman"/>
          </w:rPr>
          <w:t>Figure 9 show that the sign of the reaction</w:t>
        </w:r>
      </w:ins>
      <w:ins w:id="160" w:author="Celal" w:date="2012-05-01T19:25:00Z">
        <w:r w:rsidR="00B23C02">
          <w:rPr>
            <w:rFonts w:ascii="Times New Roman" w:hAnsi="Times New Roman"/>
          </w:rPr>
          <w:t xml:space="preserve"> force changes </w:t>
        </w:r>
      </w:ins>
      <w:ins w:id="161" w:author="Celal" w:date="2012-05-01T19:26:00Z">
        <w:r w:rsidR="00B23C02">
          <w:rPr>
            <w:rFonts w:ascii="Times New Roman" w:hAnsi="Times New Roman"/>
          </w:rPr>
          <w:t xml:space="preserve">directly after the start of the displacement load step. </w:t>
        </w:r>
        <w:r w:rsidR="00696594">
          <w:rPr>
            <w:rFonts w:ascii="Times New Roman" w:hAnsi="Times New Roman"/>
          </w:rPr>
          <w:t>This change of sign is related to the direction of the applied forces due to internal pressure and due to displacement loading. Since these two applied forces have opposite sign it follows that the greater forc</w:t>
        </w:r>
        <w:r w:rsidR="00F74F3A">
          <w:rPr>
            <w:rFonts w:ascii="Times New Roman" w:hAnsi="Times New Roman"/>
          </w:rPr>
          <w:t xml:space="preserve">es caused by the </w:t>
        </w:r>
      </w:ins>
      <w:ins w:id="162" w:author="Celal" w:date="2012-05-01T19:51:00Z">
        <w:r w:rsidR="00F74F3A">
          <w:rPr>
            <w:rFonts w:ascii="Times New Roman" w:hAnsi="Times New Roman"/>
          </w:rPr>
          <w:t>internal pressure</w:t>
        </w:r>
      </w:ins>
      <w:ins w:id="163" w:author="Celal" w:date="2012-05-01T19:26:00Z">
        <w:r w:rsidR="00696594">
          <w:rPr>
            <w:rFonts w:ascii="Times New Roman" w:hAnsi="Times New Roman"/>
          </w:rPr>
          <w:t xml:space="preserve"> lead to negative values of the total reaction force at the beginning of the displacement load step.</w:t>
        </w:r>
      </w:ins>
      <w:ins w:id="164" w:author="Celal" w:date="2012-05-01T19:51:00Z">
        <w:r w:rsidR="00F74F3A">
          <w:rPr>
            <w:rFonts w:ascii="Times New Roman" w:hAnsi="Times New Roman"/>
          </w:rPr>
          <w:t xml:space="preserve"> As the applied curvature increases </w:t>
        </w:r>
      </w:ins>
      <w:ins w:id="165" w:author="Celal" w:date="2012-05-01T19:52:00Z">
        <w:r w:rsidR="00F8499C">
          <w:rPr>
            <w:rFonts w:ascii="Times New Roman" w:hAnsi="Times New Roman"/>
          </w:rPr>
          <w:t xml:space="preserve">the magnitude of the associated reaction forces exceed the magnitude of the reaction forces associated with the internal pressure and </w:t>
        </w:r>
      </w:ins>
      <w:ins w:id="166" w:author="Celal" w:date="2012-05-01T19:51:00Z">
        <w:r w:rsidR="00F8499C">
          <w:rPr>
            <w:rFonts w:ascii="Times New Roman" w:hAnsi="Times New Roman"/>
          </w:rPr>
          <w:t>the sign of the total reaction force becomes positive.</w:t>
        </w:r>
      </w:ins>
      <w:ins w:id="167" w:author="Celal" w:date="2012-05-01T19:26:00Z">
        <w:r w:rsidR="00696594">
          <w:rPr>
            <w:rFonts w:ascii="Times New Roman" w:hAnsi="Times New Roman"/>
          </w:rPr>
          <w:t xml:space="preserve"> </w:t>
        </w:r>
      </w:ins>
      <w:del w:id="168" w:author="Celal" w:date="2012-05-01T19:31:00Z">
        <w:r w:rsidR="000E530A" w:rsidDel="00EA32E4">
          <w:rPr>
            <w:rFonts w:ascii="Times New Roman" w:hAnsi="Times New Roman"/>
          </w:rPr>
          <w:delText xml:space="preserve">The load- displacement curve in </w:delText>
        </w:r>
        <w:r w:rsidR="000E530A" w:rsidRPr="00F95814" w:rsidDel="00EA32E4">
          <w:rPr>
            <w:rFonts w:ascii="Times New Roman" w:hAnsi="Times New Roman"/>
          </w:rPr>
          <w:fldChar w:fldCharType="begin"/>
        </w:r>
        <w:r w:rsidR="000E530A" w:rsidRPr="00F95814" w:rsidDel="00EA32E4">
          <w:rPr>
            <w:rFonts w:ascii="Times New Roman" w:hAnsi="Times New Roman"/>
          </w:rPr>
          <w:delInstrText xml:space="preserve"> REF _Ref317153886 \h </w:delInstrText>
        </w:r>
        <w:r w:rsidR="000776C1" w:rsidRPr="00F95814" w:rsidDel="00EA32E4">
          <w:rPr>
            <w:rFonts w:ascii="Times New Roman" w:hAnsi="Times New Roman"/>
          </w:rPr>
          <w:delInstrText xml:space="preserve"> \* MERGEFORMAT </w:delInstrText>
        </w:r>
        <w:r w:rsidR="000E530A" w:rsidRPr="00F95814" w:rsidDel="00EA32E4">
          <w:rPr>
            <w:rFonts w:ascii="Times New Roman" w:hAnsi="Times New Roman"/>
          </w:rPr>
        </w:r>
      </w:del>
      <w:del w:id="169" w:author="Celal" w:date="2012-05-01T19:01:00Z">
        <w:r w:rsidR="000E530A" w:rsidRPr="00F95814" w:rsidDel="00EA32E4">
          <w:rPr>
            <w:rFonts w:ascii="Times New Roman" w:hAnsi="Times New Roman"/>
          </w:rPr>
          <w:fldChar w:fldCharType="separate"/>
        </w:r>
      </w:del>
      <w:del w:id="170" w:author="Celal" w:date="2012-05-01T03:26:00Z">
        <w:r w:rsidR="00060919" w:rsidRPr="00060919" w:rsidDel="00D0252B">
          <w:rPr>
            <w:rFonts w:ascii="Times New Roman" w:hAnsi="Times New Roman"/>
            <w:sz w:val="24"/>
            <w:szCs w:val="24"/>
          </w:rPr>
          <w:delText xml:space="preserve">Figure </w:delText>
        </w:r>
        <w:r w:rsidR="00060919" w:rsidRPr="00060919" w:rsidDel="00D0252B">
          <w:rPr>
            <w:rFonts w:ascii="Times New Roman" w:hAnsi="Times New Roman"/>
            <w:noProof/>
            <w:sz w:val="24"/>
            <w:szCs w:val="24"/>
          </w:rPr>
          <w:delText>9</w:delText>
        </w:r>
      </w:del>
      <w:del w:id="171" w:author="Celal" w:date="2012-05-01T19:31:00Z">
        <w:r w:rsidR="000E530A" w:rsidRPr="00F95814" w:rsidDel="00EA32E4">
          <w:rPr>
            <w:rFonts w:ascii="Times New Roman" w:hAnsi="Times New Roman"/>
          </w:rPr>
          <w:fldChar w:fldCharType="end"/>
        </w:r>
        <w:r w:rsidR="000E530A" w:rsidDel="00EA32E4">
          <w:rPr>
            <w:rFonts w:ascii="Times New Roman" w:hAnsi="Times New Roman"/>
          </w:rPr>
          <w:delText xml:space="preserve"> shows that</w:delText>
        </w:r>
        <w:r w:rsidR="00BA4E9E" w:rsidDel="00EA32E4">
          <w:rPr>
            <w:rFonts w:ascii="Times New Roman" w:hAnsi="Times New Roman"/>
          </w:rPr>
          <w:delText xml:space="preserve"> immediately</w:delText>
        </w:r>
        <w:r w:rsidR="000E530A" w:rsidDel="00EA32E4">
          <w:rPr>
            <w:rFonts w:ascii="Times New Roman" w:hAnsi="Times New Roman"/>
          </w:rPr>
          <w:delText xml:space="preserve"> after the </w:delText>
        </w:r>
        <w:r w:rsidR="00BC1118" w:rsidDel="00EA32E4">
          <w:rPr>
            <w:rFonts w:ascii="Times New Roman" w:hAnsi="Times New Roman"/>
          </w:rPr>
          <w:delText>initiation</w:delText>
        </w:r>
        <w:r w:rsidR="000776C1" w:rsidDel="00EA32E4">
          <w:rPr>
            <w:rFonts w:ascii="Times New Roman" w:hAnsi="Times New Roman"/>
          </w:rPr>
          <w:delText xml:space="preserve"> of buckling</w:delText>
        </w:r>
        <w:r w:rsidR="000E530A" w:rsidDel="00EA32E4">
          <w:rPr>
            <w:rFonts w:ascii="Times New Roman" w:hAnsi="Times New Roman"/>
          </w:rPr>
          <w:delText xml:space="preserve"> the </w:delText>
        </w:r>
        <w:r w:rsidR="00BA4E9E" w:rsidDel="00EA32E4">
          <w:rPr>
            <w:rFonts w:ascii="Times New Roman" w:hAnsi="Times New Roman"/>
          </w:rPr>
          <w:delText>first</w:delText>
        </w:r>
        <w:r w:rsidR="000776C1" w:rsidDel="00EA32E4">
          <w:rPr>
            <w:rFonts w:ascii="Times New Roman" w:hAnsi="Times New Roman"/>
          </w:rPr>
          <w:delText xml:space="preserve"> stiffness decrease takes place and</w:delText>
        </w:r>
        <w:r w:rsidR="00BA4E9E" w:rsidDel="00EA32E4">
          <w:rPr>
            <w:rFonts w:ascii="Times New Roman" w:hAnsi="Times New Roman"/>
          </w:rPr>
          <w:delText xml:space="preserve"> the reaction forces assume negative values which </w:delText>
        </w:r>
        <w:r w:rsidR="00EF2A49" w:rsidDel="00EA32E4">
          <w:rPr>
            <w:rFonts w:ascii="Times New Roman" w:hAnsi="Times New Roman"/>
          </w:rPr>
          <w:delText>is a consequence of the</w:delText>
        </w:r>
        <w:r w:rsidR="00BA4E9E" w:rsidDel="00EA32E4">
          <w:rPr>
            <w:rFonts w:ascii="Times New Roman" w:hAnsi="Times New Roman"/>
          </w:rPr>
          <w:delText xml:space="preserve"> applied internal pressure. </w:delText>
        </w:r>
      </w:del>
    </w:p>
    <w:p w:rsidR="008D1AC0" w:rsidRDefault="000B2AF7" w:rsidP="008D1AC0">
      <w:pPr>
        <w:keepNext/>
        <w:jc w:val="center"/>
      </w:pPr>
      <w:r>
        <w:rPr>
          <w:noProof/>
          <w:lang w:eastAsia="en-CA"/>
        </w:rPr>
        <w:drawing>
          <wp:inline distT="0" distB="0" distL="0" distR="0">
            <wp:extent cx="4581525" cy="2752725"/>
            <wp:effectExtent l="0" t="0" r="0" b="0"/>
            <wp:docPr id="10"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1B5CDC" w:rsidRPr="008D1AC0" w:rsidRDefault="008D1AC0" w:rsidP="008D1AC0">
      <w:pPr>
        <w:pStyle w:val="Caption"/>
        <w:jc w:val="center"/>
        <w:rPr>
          <w:rFonts w:ascii="Times New Roman" w:hAnsi="Times New Roman"/>
          <w:sz w:val="24"/>
          <w:szCs w:val="24"/>
        </w:rPr>
      </w:pPr>
      <w:bookmarkStart w:id="172" w:name="_Ref318406740"/>
      <w:r w:rsidRPr="008D1AC0">
        <w:rPr>
          <w:sz w:val="24"/>
          <w:szCs w:val="24"/>
        </w:rPr>
        <w:t xml:space="preserve">Figure </w:t>
      </w:r>
      <w:r w:rsidRPr="008D1AC0">
        <w:rPr>
          <w:sz w:val="24"/>
          <w:szCs w:val="24"/>
        </w:rPr>
        <w:fldChar w:fldCharType="begin"/>
      </w:r>
      <w:r w:rsidRPr="008D1AC0">
        <w:rPr>
          <w:sz w:val="24"/>
          <w:szCs w:val="24"/>
        </w:rPr>
        <w:instrText xml:space="preserve"> SEQ Figure \* ARABIC </w:instrText>
      </w:r>
      <w:r w:rsidRPr="008D1AC0">
        <w:rPr>
          <w:sz w:val="24"/>
          <w:szCs w:val="24"/>
        </w:rPr>
        <w:fldChar w:fldCharType="separate"/>
      </w:r>
      <w:ins w:id="173" w:author="Celal" w:date="2012-05-01T20:34:00Z">
        <w:r w:rsidR="0050778A">
          <w:rPr>
            <w:noProof/>
            <w:sz w:val="24"/>
            <w:szCs w:val="24"/>
          </w:rPr>
          <w:t>10</w:t>
        </w:r>
      </w:ins>
      <w:del w:id="174" w:author="Celal" w:date="2012-05-01T19:00:00Z">
        <w:r w:rsidR="00CB42CE" w:rsidDel="003C7B9B">
          <w:rPr>
            <w:noProof/>
            <w:sz w:val="24"/>
            <w:szCs w:val="24"/>
          </w:rPr>
          <w:delText>10</w:delText>
        </w:r>
      </w:del>
      <w:r w:rsidRPr="008D1AC0">
        <w:rPr>
          <w:sz w:val="24"/>
          <w:szCs w:val="24"/>
        </w:rPr>
        <w:fldChar w:fldCharType="end"/>
      </w:r>
      <w:bookmarkEnd w:id="172"/>
      <w:r>
        <w:rPr>
          <w:sz w:val="24"/>
          <w:szCs w:val="24"/>
        </w:rPr>
        <w:t>: Compa</w:t>
      </w:r>
      <w:r w:rsidR="000D41BB">
        <w:rPr>
          <w:sz w:val="24"/>
          <w:szCs w:val="24"/>
        </w:rPr>
        <w:t>rison of maximum equivalent plastic strain curves</w:t>
      </w:r>
    </w:p>
    <w:p w:rsidR="00D77719" w:rsidRDefault="00E96880" w:rsidP="00B333EB">
      <w:pPr>
        <w:jc w:val="both"/>
        <w:rPr>
          <w:rFonts w:ascii="Times New Roman" w:hAnsi="Times New Roman"/>
          <w:b/>
        </w:rPr>
      </w:pPr>
      <w:r w:rsidRPr="00E96880">
        <w:rPr>
          <w:rFonts w:ascii="Times New Roman" w:hAnsi="Times New Roman"/>
        </w:rPr>
        <w:fldChar w:fldCharType="begin"/>
      </w:r>
      <w:r w:rsidRPr="00E96880">
        <w:rPr>
          <w:rFonts w:ascii="Times New Roman" w:hAnsi="Times New Roman"/>
        </w:rPr>
        <w:instrText xml:space="preserve"> REF _Ref318406740 \h </w:instrText>
      </w:r>
      <w:r>
        <w:rPr>
          <w:rFonts w:ascii="Times New Roman" w:hAnsi="Times New Roman"/>
        </w:rPr>
        <w:instrText xml:space="preserve"> \* MERGEFORMAT </w:instrText>
      </w:r>
      <w:r w:rsidRPr="00E96880">
        <w:rPr>
          <w:rFonts w:ascii="Times New Roman" w:hAnsi="Times New Roman"/>
        </w:rPr>
      </w:r>
      <w:r w:rsidRPr="00E96880">
        <w:rPr>
          <w:rFonts w:ascii="Times New Roman" w:hAnsi="Times New Roman"/>
        </w:rPr>
        <w:fldChar w:fldCharType="separate"/>
      </w:r>
      <w:ins w:id="175" w:author="Celal" w:date="2012-05-01T20:34:00Z">
        <w:r w:rsidR="0050778A" w:rsidRPr="0050778A">
          <w:rPr>
            <w:rFonts w:ascii="Times New Roman" w:hAnsi="Times New Roman"/>
            <w:sz w:val="24"/>
            <w:szCs w:val="24"/>
            <w:rPrChange w:id="176" w:author="Celal" w:date="2012-05-01T20:34:00Z">
              <w:rPr>
                <w:sz w:val="24"/>
                <w:szCs w:val="24"/>
              </w:rPr>
            </w:rPrChange>
          </w:rPr>
          <w:t xml:space="preserve">Figure </w:t>
        </w:r>
        <w:r w:rsidR="0050778A" w:rsidRPr="0050778A">
          <w:rPr>
            <w:rFonts w:ascii="Times New Roman" w:hAnsi="Times New Roman"/>
            <w:noProof/>
            <w:sz w:val="24"/>
            <w:szCs w:val="24"/>
            <w:rPrChange w:id="177" w:author="Celal" w:date="2012-05-01T20:34:00Z">
              <w:rPr>
                <w:noProof/>
                <w:sz w:val="24"/>
                <w:szCs w:val="24"/>
              </w:rPr>
            </w:rPrChange>
          </w:rPr>
          <w:t>10</w:t>
        </w:r>
      </w:ins>
      <w:del w:id="178" w:author="Celal" w:date="2012-05-01T03:26:00Z">
        <w:r w:rsidR="00060919" w:rsidRPr="00060919" w:rsidDel="00D0252B">
          <w:rPr>
            <w:rFonts w:ascii="Times New Roman" w:hAnsi="Times New Roman"/>
            <w:sz w:val="24"/>
            <w:szCs w:val="24"/>
          </w:rPr>
          <w:delText xml:space="preserve">Figure </w:delText>
        </w:r>
        <w:r w:rsidR="00060919" w:rsidRPr="00060919" w:rsidDel="00D0252B">
          <w:rPr>
            <w:rFonts w:ascii="Times New Roman" w:hAnsi="Times New Roman"/>
            <w:noProof/>
            <w:sz w:val="24"/>
            <w:szCs w:val="24"/>
          </w:rPr>
          <w:delText>10</w:delText>
        </w:r>
      </w:del>
      <w:r w:rsidRPr="00E96880">
        <w:rPr>
          <w:rFonts w:ascii="Times New Roman" w:hAnsi="Times New Roman"/>
        </w:rPr>
        <w:fldChar w:fldCharType="end"/>
      </w:r>
      <w:r>
        <w:rPr>
          <w:rFonts w:ascii="Times New Roman" w:hAnsi="Times New Roman"/>
        </w:rPr>
        <w:t xml:space="preserve"> demonstrates a comparison of the maximum equivalent plastic strains at the compression and tension sides of the cold bend </w:t>
      </w:r>
      <w:r w:rsidR="00B333EB">
        <w:rPr>
          <w:rFonts w:ascii="Times New Roman" w:hAnsi="Times New Roman"/>
        </w:rPr>
        <w:t xml:space="preserve">under bending </w:t>
      </w:r>
      <w:proofErr w:type="gramStart"/>
      <w:r w:rsidR="00B333EB">
        <w:rPr>
          <w:rFonts w:ascii="Times New Roman" w:hAnsi="Times New Roman"/>
        </w:rPr>
        <w:t>load  with</w:t>
      </w:r>
      <w:proofErr w:type="gramEnd"/>
      <w:r w:rsidR="00B333EB">
        <w:rPr>
          <w:rFonts w:ascii="Times New Roman" w:hAnsi="Times New Roman"/>
        </w:rPr>
        <w:t xml:space="preserve"> internal pressure </w:t>
      </w:r>
      <w:r w:rsidR="00B51797">
        <w:rPr>
          <w:rFonts w:ascii="Times New Roman" w:hAnsi="Times New Roman"/>
        </w:rPr>
        <w:t>as well as</w:t>
      </w:r>
      <w:r w:rsidR="00B333EB">
        <w:rPr>
          <w:rFonts w:ascii="Times New Roman" w:hAnsi="Times New Roman"/>
        </w:rPr>
        <w:t xml:space="preserve"> the maximum equivalent plastic strain under bending load without  internal pressure.  </w:t>
      </w:r>
      <w:r w:rsidRPr="00BE2D8B">
        <w:rPr>
          <w:rFonts w:ascii="Times New Roman" w:hAnsi="Times New Roman"/>
        </w:rPr>
        <w:fldChar w:fldCharType="begin"/>
      </w:r>
      <w:r w:rsidRPr="00BE2D8B">
        <w:rPr>
          <w:rFonts w:ascii="Times New Roman" w:hAnsi="Times New Roman"/>
        </w:rPr>
        <w:instrText xml:space="preserve"> REF _Ref318406740 \h </w:instrText>
      </w:r>
      <w:r>
        <w:rPr>
          <w:rFonts w:ascii="Times New Roman" w:hAnsi="Times New Roman"/>
        </w:rPr>
        <w:instrText xml:space="preserve"> \* MERGEFORMAT </w:instrText>
      </w:r>
      <w:r w:rsidRPr="00BE2D8B">
        <w:rPr>
          <w:rFonts w:ascii="Times New Roman" w:hAnsi="Times New Roman"/>
        </w:rPr>
      </w:r>
      <w:r w:rsidRPr="00BE2D8B">
        <w:rPr>
          <w:rFonts w:ascii="Times New Roman" w:hAnsi="Times New Roman"/>
        </w:rPr>
        <w:fldChar w:fldCharType="separate"/>
      </w:r>
      <w:proofErr w:type="gramStart"/>
      <w:ins w:id="179" w:author="Celal" w:date="2012-05-01T20:34:00Z">
        <w:r w:rsidR="0050778A" w:rsidRPr="0050778A">
          <w:rPr>
            <w:rFonts w:ascii="Times New Roman" w:hAnsi="Times New Roman"/>
            <w:sz w:val="24"/>
            <w:szCs w:val="24"/>
            <w:rPrChange w:id="180" w:author="Celal" w:date="2012-05-01T20:34:00Z">
              <w:rPr>
                <w:sz w:val="24"/>
                <w:szCs w:val="24"/>
              </w:rPr>
            </w:rPrChange>
          </w:rPr>
          <w:t xml:space="preserve">Figure </w:t>
        </w:r>
        <w:r w:rsidR="0050778A" w:rsidRPr="0050778A">
          <w:rPr>
            <w:rFonts w:ascii="Times New Roman" w:hAnsi="Times New Roman"/>
            <w:noProof/>
            <w:sz w:val="24"/>
            <w:szCs w:val="24"/>
            <w:rPrChange w:id="181" w:author="Celal" w:date="2012-05-01T20:34:00Z">
              <w:rPr>
                <w:noProof/>
                <w:sz w:val="24"/>
                <w:szCs w:val="24"/>
              </w:rPr>
            </w:rPrChange>
          </w:rPr>
          <w:t>10</w:t>
        </w:r>
      </w:ins>
      <w:del w:id="182" w:author="Celal" w:date="2012-05-01T03:26:00Z">
        <w:r w:rsidR="00060919" w:rsidRPr="00060919" w:rsidDel="00D0252B">
          <w:rPr>
            <w:rFonts w:ascii="Times New Roman" w:hAnsi="Times New Roman"/>
            <w:sz w:val="24"/>
            <w:szCs w:val="24"/>
          </w:rPr>
          <w:delText xml:space="preserve">Figure </w:delText>
        </w:r>
        <w:r w:rsidR="00060919" w:rsidRPr="00060919" w:rsidDel="00D0252B">
          <w:rPr>
            <w:rFonts w:ascii="Times New Roman" w:hAnsi="Times New Roman"/>
            <w:noProof/>
            <w:sz w:val="24"/>
            <w:szCs w:val="24"/>
          </w:rPr>
          <w:delText>10</w:delText>
        </w:r>
      </w:del>
      <w:r w:rsidRPr="00BE2D8B">
        <w:rPr>
          <w:rFonts w:ascii="Times New Roman" w:hAnsi="Times New Roman"/>
        </w:rPr>
        <w:fldChar w:fldCharType="end"/>
      </w:r>
      <w:r w:rsidRPr="00BE2D8B">
        <w:rPr>
          <w:rFonts w:ascii="Times New Roman" w:hAnsi="Times New Roman"/>
        </w:rPr>
        <w:t xml:space="preserve"> </w:t>
      </w:r>
      <w:r>
        <w:rPr>
          <w:rFonts w:ascii="Times New Roman" w:hAnsi="Times New Roman"/>
        </w:rPr>
        <w:t xml:space="preserve">shows that </w:t>
      </w:r>
      <w:r w:rsidR="00B333EB">
        <w:rPr>
          <w:rFonts w:ascii="Times New Roman" w:hAnsi="Times New Roman"/>
        </w:rPr>
        <w:t xml:space="preserve">for the load case with internal pressure, </w:t>
      </w:r>
      <w:r>
        <w:rPr>
          <w:rFonts w:ascii="Times New Roman" w:hAnsi="Times New Roman"/>
        </w:rPr>
        <w:t>after 74% of the displacement loading has</w:t>
      </w:r>
      <w:proofErr w:type="gramEnd"/>
      <w:r>
        <w:rPr>
          <w:rFonts w:ascii="Times New Roman" w:hAnsi="Times New Roman"/>
        </w:rPr>
        <w:t xml:space="preserve"> been applied the plastic strain on the compression side stays constant throughout the remaining load increments whereas the plastic strain on the tension side continues to increase.</w:t>
      </w:r>
      <w:r w:rsidR="00B51797">
        <w:rPr>
          <w:rFonts w:ascii="Times New Roman" w:hAnsi="Times New Roman"/>
        </w:rPr>
        <w:t xml:space="preserve"> </w:t>
      </w:r>
      <w:ins w:id="183" w:author="Celal" w:date="2012-04-26T04:13:00Z">
        <w:r w:rsidR="004E556D">
          <w:rPr>
            <w:rFonts w:ascii="Times New Roman" w:hAnsi="Times New Roman"/>
          </w:rPr>
          <w:t>However at th</w:t>
        </w:r>
      </w:ins>
      <w:ins w:id="184" w:author="Celal" w:date="2012-04-26T04:14:00Z">
        <w:r w:rsidR="004E556D">
          <w:rPr>
            <w:rFonts w:ascii="Times New Roman" w:hAnsi="Times New Roman"/>
          </w:rPr>
          <w:t>is</w:t>
        </w:r>
      </w:ins>
      <w:ins w:id="185" w:author="Celal" w:date="2012-04-26T04:13:00Z">
        <w:r w:rsidR="004E556D">
          <w:rPr>
            <w:rFonts w:ascii="Times New Roman" w:hAnsi="Times New Roman"/>
          </w:rPr>
          <w:t xml:space="preserve"> stage of the displacement controlled loading </w:t>
        </w:r>
      </w:ins>
      <w:ins w:id="186" w:author="Celal" w:date="2012-04-26T04:14:00Z">
        <w:r w:rsidR="004E556D">
          <w:rPr>
            <w:rFonts w:ascii="Times New Roman" w:hAnsi="Times New Roman"/>
          </w:rPr>
          <w:t>a decrease in the slope of the curve showing the maximum plastic strain at the tension side is observed.</w:t>
        </w:r>
      </w:ins>
      <w:ins w:id="187" w:author="Celal" w:date="2012-04-26T04:13:00Z">
        <w:r w:rsidR="004E556D">
          <w:rPr>
            <w:rFonts w:ascii="Times New Roman" w:hAnsi="Times New Roman"/>
          </w:rPr>
          <w:t xml:space="preserve"> </w:t>
        </w:r>
      </w:ins>
      <w:ins w:id="188" w:author="Celal" w:date="2012-04-26T04:53:00Z">
        <w:r w:rsidR="0091265E">
          <w:rPr>
            <w:rFonts w:ascii="Times New Roman" w:hAnsi="Times New Roman"/>
          </w:rPr>
          <w:t xml:space="preserve">This gives us a means for determining the amount of displacement loading which shall not be exceeded in order </w:t>
        </w:r>
        <w:r w:rsidR="002661D4">
          <w:rPr>
            <w:rFonts w:ascii="Times New Roman" w:hAnsi="Times New Roman"/>
          </w:rPr>
          <w:t>not to risk the</w:t>
        </w:r>
        <w:r w:rsidR="0091265E">
          <w:rPr>
            <w:rFonts w:ascii="Times New Roman" w:hAnsi="Times New Roman"/>
          </w:rPr>
          <w:t xml:space="preserve"> containment capability of the pipe.</w:t>
        </w:r>
      </w:ins>
      <w:ins w:id="189" w:author="Celal" w:date="2012-04-30T12:01:00Z">
        <w:r w:rsidR="00B257F2">
          <w:rPr>
            <w:rFonts w:ascii="Times New Roman" w:hAnsi="Times New Roman"/>
          </w:rPr>
          <w:t xml:space="preserve"> </w:t>
        </w:r>
      </w:ins>
      <w:ins w:id="190" w:author="Celal" w:date="2012-04-30T12:02:00Z">
        <w:r w:rsidR="00B257F2">
          <w:rPr>
            <w:rFonts w:ascii="Times New Roman" w:hAnsi="Times New Roman"/>
          </w:rPr>
          <w:t>Using this method the allowable maximum bend angle and curvature of the cold bend can be calculated.</w:t>
        </w:r>
      </w:ins>
      <w:ins w:id="191" w:author="Celal" w:date="2012-04-30T12:03:00Z">
        <w:r w:rsidR="00BE4104">
          <w:rPr>
            <w:rFonts w:ascii="Times New Roman" w:hAnsi="Times New Roman"/>
          </w:rPr>
          <w:t xml:space="preserve"> </w:t>
        </w:r>
      </w:ins>
      <w:ins w:id="192" w:author="Celal" w:date="2012-05-01T02:32:00Z">
        <w:r w:rsidR="00847D81">
          <w:rPr>
            <w:rFonts w:ascii="Times New Roman" w:hAnsi="Times New Roman"/>
          </w:rPr>
          <w:t xml:space="preserve">Assuming that the </w:t>
        </w:r>
        <w:r w:rsidR="00847D81">
          <w:rPr>
            <w:rFonts w:ascii="Times New Roman" w:hAnsi="Times New Roman"/>
          </w:rPr>
          <w:lastRenderedPageBreak/>
          <w:t xml:space="preserve">axis of the </w:t>
        </w:r>
      </w:ins>
      <w:ins w:id="193" w:author="Celal" w:date="2012-05-01T02:34:00Z">
        <w:r w:rsidR="00847D81">
          <w:rPr>
            <w:rFonts w:ascii="Times New Roman" w:hAnsi="Times New Roman"/>
          </w:rPr>
          <w:t xml:space="preserve">cold bend </w:t>
        </w:r>
      </w:ins>
      <w:ins w:id="194" w:author="Celal" w:date="2012-05-01T02:32:00Z">
        <w:r w:rsidR="00847D81">
          <w:rPr>
            <w:rFonts w:ascii="Times New Roman" w:hAnsi="Times New Roman"/>
          </w:rPr>
          <w:t xml:space="preserve">pipe is contained within a circle </w:t>
        </w:r>
      </w:ins>
      <w:ins w:id="195" w:author="Celal" w:date="2012-05-01T02:34:00Z">
        <w:r w:rsidR="00847D81">
          <w:rPr>
            <w:rFonts w:ascii="Times New Roman" w:hAnsi="Times New Roman"/>
          </w:rPr>
          <w:t>o</w:t>
        </w:r>
      </w:ins>
      <w:ins w:id="196" w:author="Celal" w:date="2012-05-01T02:32:00Z">
        <w:r w:rsidR="00847D81">
          <w:rPr>
            <w:rFonts w:ascii="Times New Roman" w:hAnsi="Times New Roman"/>
          </w:rPr>
          <w:t>f d</w:t>
        </w:r>
      </w:ins>
      <w:ins w:id="197" w:author="Celal" w:date="2012-05-01T02:33:00Z">
        <w:r w:rsidR="00847D81">
          <w:rPr>
            <w:rFonts w:ascii="Times New Roman" w:hAnsi="Times New Roman"/>
          </w:rPr>
          <w:t>ecreasing radius R</w:t>
        </w:r>
      </w:ins>
      <w:ins w:id="198" w:author="Celal" w:date="2012-05-01T02:32:00Z">
        <w:r w:rsidR="00847D81">
          <w:rPr>
            <w:rFonts w:ascii="Times New Roman" w:hAnsi="Times New Roman"/>
          </w:rPr>
          <w:t xml:space="preserve"> during the entire </w:t>
        </w:r>
      </w:ins>
      <w:ins w:id="199" w:author="Celal" w:date="2012-05-01T02:34:00Z">
        <w:r w:rsidR="00847D81">
          <w:rPr>
            <w:rFonts w:ascii="Times New Roman" w:hAnsi="Times New Roman"/>
          </w:rPr>
          <w:t>simulation, the curvature</w:t>
        </w:r>
      </w:ins>
      <w:ins w:id="200" w:author="Celal" w:date="2012-05-01T02:36:00Z">
        <w:r w:rsidR="00631F23">
          <w:rPr>
            <w:rFonts w:ascii="Times New Roman" w:hAnsi="Times New Roman"/>
          </w:rPr>
          <w:t xml:space="preserve"> </w:t>
        </w:r>
        <m:oMath>
          <m:r>
            <w:rPr>
              <w:rFonts w:ascii="Cambria Math" w:hAnsi="Cambria Math"/>
            </w:rPr>
            <m:t>κ</m:t>
          </m:r>
        </m:oMath>
        <w:r w:rsidR="00631F23">
          <w:rPr>
            <w:rFonts w:ascii="Times New Roman" w:hAnsi="Times New Roman"/>
          </w:rPr>
          <w:t xml:space="preserve"> </w:t>
        </w:r>
      </w:ins>
      <w:ins w:id="201" w:author="Celal" w:date="2012-05-01T02:34:00Z">
        <w:r w:rsidR="00847D81">
          <w:rPr>
            <w:rFonts w:ascii="Times New Roman" w:hAnsi="Times New Roman"/>
          </w:rPr>
          <w:t>of the cold bend can be approxim</w:t>
        </w:r>
      </w:ins>
      <w:ins w:id="202" w:author="Celal" w:date="2012-05-01T02:37:00Z">
        <w:r w:rsidR="00631F23">
          <w:rPr>
            <w:rFonts w:ascii="Times New Roman" w:hAnsi="Times New Roman"/>
          </w:rPr>
          <w:t xml:space="preserve">ated using the </w:t>
        </w:r>
        <w:proofErr w:type="gramStart"/>
        <w:r w:rsidR="00631F23">
          <w:rPr>
            <w:rFonts w:ascii="Times New Roman" w:hAnsi="Times New Roman"/>
          </w:rPr>
          <w:t xml:space="preserve">equation </w:t>
        </w:r>
        <w:proofErr w:type="gramEnd"/>
        <m:oMath>
          <m:r>
            <w:rPr>
              <w:rFonts w:ascii="Cambria Math" w:hAnsi="Cambria Math"/>
            </w:rPr>
            <m:t>κ=1</m:t>
          </m:r>
          <m:r>
            <m:rPr>
              <m:lit/>
            </m:rPr>
            <w:rPr>
              <w:rFonts w:ascii="Cambria Math" w:hAnsi="Cambria Math"/>
            </w:rPr>
            <m:t>/</m:t>
          </m:r>
          <m:r>
            <w:rPr>
              <w:rFonts w:ascii="Cambria Math" w:hAnsi="Cambria Math"/>
            </w:rPr>
            <m:t>R</m:t>
          </m:r>
        </m:oMath>
        <w:r w:rsidR="00631F23">
          <w:rPr>
            <w:rFonts w:ascii="Times New Roman" w:hAnsi="Times New Roman"/>
          </w:rPr>
          <w:t>.</w:t>
        </w:r>
      </w:ins>
      <w:ins w:id="203" w:author="Celal" w:date="2012-05-01T02:40:00Z">
        <w:r w:rsidR="00631F23">
          <w:rPr>
            <w:rFonts w:ascii="Times New Roman" w:hAnsi="Times New Roman"/>
          </w:rPr>
          <w:t xml:space="preserve"> Calculating the cold bend radius </w:t>
        </w:r>
      </w:ins>
      <w:ins w:id="204" w:author="Celal" w:date="2012-05-01T02:42:00Z">
        <w:r w:rsidR="00F82B12">
          <w:rPr>
            <w:rFonts w:ascii="Times New Roman" w:hAnsi="Times New Roman"/>
          </w:rPr>
          <w:t>when 74% of the displacement loading has been applied gives the criterion for the maximum allowable curvature.</w:t>
        </w:r>
      </w:ins>
      <w:ins w:id="205" w:author="Celal" w:date="2012-05-01T02:40:00Z">
        <w:r w:rsidR="00631F23">
          <w:rPr>
            <w:rFonts w:ascii="Times New Roman" w:hAnsi="Times New Roman"/>
          </w:rPr>
          <w:t xml:space="preserve"> </w:t>
        </w:r>
      </w:ins>
      <w:ins w:id="206" w:author="Celal" w:date="2012-04-26T04:53:00Z">
        <w:r w:rsidR="0091265E">
          <w:rPr>
            <w:rFonts w:ascii="Times New Roman" w:hAnsi="Times New Roman"/>
          </w:rPr>
          <w:t xml:space="preserve"> </w:t>
        </w:r>
      </w:ins>
      <w:r w:rsidR="00B51797">
        <w:rPr>
          <w:rFonts w:ascii="Times New Roman" w:hAnsi="Times New Roman"/>
        </w:rPr>
        <w:t xml:space="preserve">The investigation of the plastic strain in case of loading without internal pressure shows that the curve of maximum plastic strain variation for this case has a development similar to the curve for compression side maximum plastic strain in case of loading with internal pressure. </w:t>
      </w:r>
      <w:ins w:id="207" w:author="Celal" w:date="2012-04-26T04:18:00Z">
        <w:r w:rsidR="00146987">
          <w:rPr>
            <w:rFonts w:ascii="Times New Roman" w:hAnsi="Times New Roman"/>
          </w:rPr>
          <w:t xml:space="preserve">In this case the </w:t>
        </w:r>
      </w:ins>
      <w:ins w:id="208" w:author="Celal" w:date="2012-04-26T04:20:00Z">
        <w:r w:rsidR="00146987">
          <w:rPr>
            <w:rFonts w:ascii="Times New Roman" w:hAnsi="Times New Roman"/>
          </w:rPr>
          <w:t xml:space="preserve">maximum </w:t>
        </w:r>
      </w:ins>
      <w:ins w:id="209" w:author="Celal" w:date="2012-04-26T04:18:00Z">
        <w:r w:rsidR="00146987">
          <w:rPr>
            <w:rFonts w:ascii="Times New Roman" w:hAnsi="Times New Roman"/>
          </w:rPr>
          <w:t xml:space="preserve">plastic </w:t>
        </w:r>
        <w:proofErr w:type="gramStart"/>
        <w:r w:rsidR="00146987">
          <w:rPr>
            <w:rFonts w:ascii="Times New Roman" w:hAnsi="Times New Roman"/>
          </w:rPr>
          <w:t>strain</w:t>
        </w:r>
      </w:ins>
      <w:ins w:id="210" w:author="Celal" w:date="2012-04-26T04:19:00Z">
        <w:r w:rsidR="00146987">
          <w:rPr>
            <w:rFonts w:ascii="Times New Roman" w:hAnsi="Times New Roman"/>
          </w:rPr>
          <w:t xml:space="preserve"> </w:t>
        </w:r>
      </w:ins>
      <w:ins w:id="211" w:author="Celal" w:date="2012-04-26T04:18:00Z">
        <w:r w:rsidR="00146987">
          <w:rPr>
            <w:rFonts w:ascii="Times New Roman" w:hAnsi="Times New Roman"/>
          </w:rPr>
          <w:t xml:space="preserve"> </w:t>
        </w:r>
      </w:ins>
      <w:ins w:id="212" w:author="Celal" w:date="2012-04-26T04:20:00Z">
        <w:r w:rsidR="00146987">
          <w:rPr>
            <w:rFonts w:ascii="Times New Roman" w:hAnsi="Times New Roman"/>
          </w:rPr>
          <w:t>continues</w:t>
        </w:r>
        <w:proofErr w:type="gramEnd"/>
        <w:r w:rsidR="00146987">
          <w:rPr>
            <w:rFonts w:ascii="Times New Roman" w:hAnsi="Times New Roman"/>
          </w:rPr>
          <w:t xml:space="preserve"> to </w:t>
        </w:r>
      </w:ins>
      <w:ins w:id="213" w:author="Celal" w:date="2012-04-26T04:18:00Z">
        <w:r w:rsidR="00146987">
          <w:rPr>
            <w:rFonts w:ascii="Times New Roman" w:hAnsi="Times New Roman"/>
          </w:rPr>
          <w:t>increase linearly</w:t>
        </w:r>
      </w:ins>
      <w:ins w:id="214" w:author="Celal" w:date="2012-04-26T04:20:00Z">
        <w:r w:rsidR="00146987">
          <w:rPr>
            <w:rFonts w:ascii="Times New Roman" w:hAnsi="Times New Roman"/>
          </w:rPr>
          <w:t xml:space="preserve"> in the last</w:t>
        </w:r>
      </w:ins>
      <w:ins w:id="215" w:author="Celal" w:date="2012-04-26T04:56:00Z">
        <w:r w:rsidR="001D4037">
          <w:rPr>
            <w:rFonts w:ascii="Times New Roman" w:hAnsi="Times New Roman"/>
          </w:rPr>
          <w:t xml:space="preserve"> stages of the displacement loading.</w:t>
        </w:r>
      </w:ins>
      <w:ins w:id="216" w:author="Celal" w:date="2012-04-26T04:20:00Z">
        <w:r w:rsidR="00146987">
          <w:rPr>
            <w:rFonts w:ascii="Times New Roman" w:hAnsi="Times New Roman"/>
          </w:rPr>
          <w:t xml:space="preserve"> </w:t>
        </w:r>
      </w:ins>
      <w:ins w:id="217" w:author="Celal" w:date="2012-04-26T04:18:00Z">
        <w:r w:rsidR="00146987">
          <w:rPr>
            <w:rFonts w:ascii="Times New Roman" w:hAnsi="Times New Roman"/>
          </w:rPr>
          <w:t xml:space="preserve"> </w:t>
        </w:r>
      </w:ins>
    </w:p>
    <w:p w:rsidR="00D77719" w:rsidRDefault="00D77719">
      <w:pPr>
        <w:rPr>
          <w:rFonts w:ascii="Times New Roman" w:hAnsi="Times New Roman"/>
          <w:b/>
        </w:rPr>
      </w:pPr>
    </w:p>
    <w:p w:rsidR="00D77719" w:rsidRDefault="00D77719">
      <w:pPr>
        <w:rPr>
          <w:rFonts w:ascii="Times New Roman" w:hAnsi="Times New Roman"/>
          <w:b/>
        </w:rPr>
      </w:pPr>
    </w:p>
    <w:p w:rsidR="00D77719" w:rsidRPr="00D77719" w:rsidRDefault="00031634">
      <w:pPr>
        <w:rPr>
          <w:rFonts w:ascii="Times New Roman" w:hAnsi="Times New Roman"/>
          <w:b/>
        </w:rPr>
      </w:pPr>
      <w:r w:rsidRPr="005C12C0">
        <w:rPr>
          <w:rFonts w:ascii="Times New Roman" w:hAnsi="Times New Roman"/>
          <w:b/>
        </w:rPr>
        <w:t>DISCUSSION</w:t>
      </w:r>
      <w:r w:rsidR="00A17AF1">
        <w:rPr>
          <w:rFonts w:ascii="Times New Roman" w:hAnsi="Times New Roman"/>
          <w:b/>
        </w:rPr>
        <w:t xml:space="preserve"> AND SUMMARY</w:t>
      </w:r>
    </w:p>
    <w:p w:rsidR="003516A4" w:rsidRDefault="00376123" w:rsidP="0082746A">
      <w:pPr>
        <w:spacing w:line="240" w:lineRule="auto"/>
        <w:jc w:val="both"/>
        <w:rPr>
          <w:rFonts w:ascii="Times New Roman" w:hAnsi="Times New Roman"/>
        </w:rPr>
      </w:pPr>
      <w:r>
        <w:rPr>
          <w:rFonts w:ascii="Times New Roman" w:hAnsi="Times New Roman"/>
        </w:rPr>
        <w:t xml:space="preserve">Transportation of oil and natural gas from remote regions to the place of consumption requires the construction of pipelines crossing long distances. During this procedure it is necessary to change pipe orientation horizontally or vertically according to a variation of geotechnical conditions. </w:t>
      </w:r>
      <w:r w:rsidR="0082746A">
        <w:rPr>
          <w:rFonts w:ascii="Times New Roman" w:hAnsi="Times New Roman"/>
        </w:rPr>
        <w:t>In order to adjust the pipe orientation to the surrounding terrain, cold bends are frequently applied</w:t>
      </w:r>
      <w:r w:rsidR="00D77719">
        <w:rPr>
          <w:rFonts w:ascii="Times New Roman" w:hAnsi="Times New Roman"/>
        </w:rPr>
        <w:t>.</w:t>
      </w:r>
      <w:r w:rsidR="0082746A">
        <w:rPr>
          <w:rFonts w:ascii="Times New Roman" w:hAnsi="Times New Roman"/>
        </w:rPr>
        <w:t xml:space="preserve"> However external forces caused by longitudinal displaceme</w:t>
      </w:r>
      <w:r w:rsidR="006636C7">
        <w:rPr>
          <w:rFonts w:ascii="Times New Roman" w:hAnsi="Times New Roman"/>
        </w:rPr>
        <w:t>nts along the pipeline due to</w:t>
      </w:r>
      <w:r w:rsidR="0082746A">
        <w:rPr>
          <w:rFonts w:ascii="Times New Roman" w:hAnsi="Times New Roman"/>
        </w:rPr>
        <w:t xml:space="preserve"> a ground movement like an earthquake</w:t>
      </w:r>
      <w:r w:rsidR="00D77719">
        <w:rPr>
          <w:rFonts w:ascii="Times New Roman" w:hAnsi="Times New Roman"/>
        </w:rPr>
        <w:t xml:space="preserve"> </w:t>
      </w:r>
      <w:r w:rsidR="0082746A">
        <w:rPr>
          <w:rFonts w:ascii="Times New Roman" w:hAnsi="Times New Roman"/>
        </w:rPr>
        <w:t xml:space="preserve">or bending loads applied </w:t>
      </w:r>
      <w:r w:rsidR="00876C97">
        <w:rPr>
          <w:rFonts w:ascii="Times New Roman" w:hAnsi="Times New Roman"/>
        </w:rPr>
        <w:t xml:space="preserve">on the pipe in case of </w:t>
      </w:r>
      <w:proofErr w:type="gramStart"/>
      <w:r w:rsidR="00876C97">
        <w:rPr>
          <w:rFonts w:ascii="Times New Roman" w:hAnsi="Times New Roman"/>
        </w:rPr>
        <w:t>a slope</w:t>
      </w:r>
      <w:proofErr w:type="gramEnd"/>
      <w:r w:rsidR="00876C97">
        <w:rPr>
          <w:rFonts w:ascii="Times New Roman" w:hAnsi="Times New Roman"/>
        </w:rPr>
        <w:t xml:space="preserve"> instability may lead to an accumulation of the strains in the location</w:t>
      </w:r>
      <w:r w:rsidR="006636C7">
        <w:rPr>
          <w:rFonts w:ascii="Times New Roman" w:hAnsi="Times New Roman"/>
        </w:rPr>
        <w:t>s</w:t>
      </w:r>
      <w:r w:rsidR="00876C97">
        <w:rPr>
          <w:rFonts w:ascii="Times New Roman" w:hAnsi="Times New Roman"/>
        </w:rPr>
        <w:t xml:space="preserve"> of cold bends. Because of residual stresses and strains due to the cold bending procedure, cold bends are parts of a pipeline which are most prone to structural failure like instable buckling or fracture</w:t>
      </w:r>
      <w:r w:rsidR="005D1DF3">
        <w:rPr>
          <w:rFonts w:ascii="Times New Roman" w:hAnsi="Times New Roman"/>
        </w:rPr>
        <w:t xml:space="preserve"> which makes it inevitable to study their behaviour under different type</w:t>
      </w:r>
      <w:r w:rsidR="003516A4">
        <w:rPr>
          <w:rFonts w:ascii="Times New Roman" w:hAnsi="Times New Roman"/>
        </w:rPr>
        <w:t>s of loading experimentally and</w:t>
      </w:r>
      <w:r w:rsidR="005D1DF3">
        <w:rPr>
          <w:rFonts w:ascii="Times New Roman" w:hAnsi="Times New Roman"/>
        </w:rPr>
        <w:t xml:space="preserve"> numerically</w:t>
      </w:r>
      <w:r w:rsidR="00876C97">
        <w:rPr>
          <w:rFonts w:ascii="Times New Roman" w:hAnsi="Times New Roman"/>
        </w:rPr>
        <w:t xml:space="preserve">. </w:t>
      </w:r>
    </w:p>
    <w:p w:rsidR="00D859EC" w:rsidRDefault="00E340C2" w:rsidP="0082746A">
      <w:pPr>
        <w:spacing w:line="240" w:lineRule="auto"/>
        <w:jc w:val="both"/>
        <w:rPr>
          <w:rFonts w:ascii="Times New Roman" w:hAnsi="Times New Roman"/>
        </w:rPr>
      </w:pPr>
      <w:r>
        <w:rPr>
          <w:rFonts w:ascii="Times New Roman" w:hAnsi="Times New Roman"/>
        </w:rPr>
        <w:t>In this paper numerical studies have been carried out in order to obtain a better understanding of the ex</w:t>
      </w:r>
      <w:r w:rsidR="004E06BC">
        <w:rPr>
          <w:rFonts w:ascii="Times New Roman" w:hAnsi="Times New Roman"/>
        </w:rPr>
        <w:t xml:space="preserve">perimental results presented by </w:t>
      </w:r>
      <w:proofErr w:type="spellStart"/>
      <w:proofErr w:type="gramStart"/>
      <w:r w:rsidR="004E06BC">
        <w:rPr>
          <w:rFonts w:ascii="Times New Roman" w:hAnsi="Times New Roman"/>
        </w:rPr>
        <w:t>Sen</w:t>
      </w:r>
      <w:proofErr w:type="spellEnd"/>
      <w:proofErr w:type="gramEnd"/>
      <w:r w:rsidR="004E06BC">
        <w:rPr>
          <w:rFonts w:ascii="Times New Roman" w:hAnsi="Times New Roman"/>
        </w:rPr>
        <w:fldChar w:fldCharType="begin"/>
      </w:r>
      <w:r w:rsidR="004E06BC">
        <w:rPr>
          <w:rFonts w:ascii="Times New Roman" w:hAnsi="Times New Roman"/>
        </w:rPr>
        <w:instrText xml:space="preserve"> REF sen2 \h </w:instrText>
      </w:r>
      <w:r w:rsidR="004E06BC">
        <w:rPr>
          <w:rFonts w:ascii="Times New Roman" w:hAnsi="Times New Roman"/>
        </w:rPr>
      </w:r>
      <w:r w:rsidR="004E06BC">
        <w:rPr>
          <w:rFonts w:ascii="Times New Roman" w:hAnsi="Times New Roman"/>
        </w:rPr>
        <w:fldChar w:fldCharType="separate"/>
      </w:r>
      <w:ins w:id="218" w:author="Celal" w:date="2012-05-01T20:34:00Z">
        <w:r w:rsidR="0050778A" w:rsidRPr="00D77719">
          <w:rPr>
            <w:rFonts w:ascii="Times New Roman" w:hAnsi="Times New Roman"/>
            <w:color w:val="000000"/>
            <w:sz w:val="24"/>
            <w:szCs w:val="24"/>
            <w:lang w:eastAsia="en-CA"/>
          </w:rPr>
          <w:t>[</w:t>
        </w:r>
        <w:r w:rsidR="0050778A">
          <w:rPr>
            <w:rFonts w:ascii="Times New Roman" w:hAnsi="Times New Roman"/>
            <w:color w:val="000000"/>
            <w:sz w:val="24"/>
            <w:szCs w:val="24"/>
            <w:lang w:eastAsia="en-CA"/>
          </w:rPr>
          <w:t>1</w:t>
        </w:r>
        <w:r w:rsidR="0050778A" w:rsidRPr="00D77719">
          <w:rPr>
            <w:rFonts w:ascii="Times New Roman" w:hAnsi="Times New Roman"/>
            <w:color w:val="000000"/>
            <w:sz w:val="24"/>
            <w:szCs w:val="24"/>
            <w:lang w:eastAsia="en-CA"/>
          </w:rPr>
          <w:t>]</w:t>
        </w:r>
      </w:ins>
      <w:del w:id="219" w:author="Celal" w:date="2012-05-01T03:26:00Z">
        <w:r w:rsidR="00060919" w:rsidRPr="00D77719" w:rsidDel="00D0252B">
          <w:rPr>
            <w:rFonts w:ascii="Times New Roman" w:hAnsi="Times New Roman"/>
            <w:color w:val="000000"/>
            <w:sz w:val="24"/>
            <w:szCs w:val="24"/>
            <w:lang w:eastAsia="en-CA"/>
          </w:rPr>
          <w:delText>[2]</w:delText>
        </w:r>
      </w:del>
      <w:r w:rsidR="004E06BC">
        <w:rPr>
          <w:rFonts w:ascii="Times New Roman" w:hAnsi="Times New Roman"/>
        </w:rPr>
        <w:fldChar w:fldCharType="end"/>
      </w:r>
      <w:r w:rsidR="004E06BC">
        <w:rPr>
          <w:rFonts w:ascii="Times New Roman" w:hAnsi="Times New Roman"/>
        </w:rPr>
        <w:t xml:space="preserve"> about</w:t>
      </w:r>
      <w:r w:rsidR="004E06BC" w:rsidRPr="004E06BC">
        <w:rPr>
          <w:rFonts w:ascii="Times New Roman" w:eastAsia="Malgun Gothic" w:hAnsi="Times New Roman"/>
          <w:bCs/>
          <w:lang w:val="en-US" w:eastAsia="ko-KR"/>
        </w:rPr>
        <w:t xml:space="preserve"> </w:t>
      </w:r>
      <w:r w:rsidR="004E06BC">
        <w:rPr>
          <w:rFonts w:ascii="Times New Roman" w:eastAsia="Malgun Gothic" w:hAnsi="Times New Roman"/>
          <w:bCs/>
          <w:lang w:val="en-US" w:eastAsia="ko-KR"/>
        </w:rPr>
        <w:t>the</w:t>
      </w:r>
      <w:r w:rsidR="004E06BC" w:rsidRPr="005C12C0">
        <w:rPr>
          <w:rFonts w:ascii="Times New Roman" w:eastAsia="Malgun Gothic" w:hAnsi="Times New Roman"/>
          <w:bCs/>
          <w:lang w:val="en-US" w:eastAsia="ko-KR"/>
        </w:rPr>
        <w:t xml:space="preserve"> tension side fracture and compression side buckling</w:t>
      </w:r>
      <w:r w:rsidR="004E06BC">
        <w:rPr>
          <w:rFonts w:ascii="Times New Roman" w:eastAsia="Malgun Gothic" w:hAnsi="Times New Roman"/>
          <w:bCs/>
          <w:lang w:val="en-US" w:eastAsia="ko-KR"/>
        </w:rPr>
        <w:t xml:space="preserve"> of a cold bend.</w:t>
      </w:r>
      <w:r w:rsidR="004E06BC" w:rsidRPr="005C12C0">
        <w:rPr>
          <w:rFonts w:ascii="Times New Roman" w:eastAsia="Malgun Gothic" w:hAnsi="Times New Roman"/>
          <w:bCs/>
          <w:lang w:val="en-US" w:eastAsia="ko-KR"/>
        </w:rPr>
        <w:t xml:space="preserve"> </w:t>
      </w:r>
      <w:r w:rsidR="004E06BC">
        <w:rPr>
          <w:rFonts w:ascii="Times New Roman" w:eastAsia="Malgun Gothic" w:hAnsi="Times New Roman"/>
          <w:bCs/>
          <w:lang w:val="en-US" w:eastAsia="ko-KR"/>
        </w:rPr>
        <w:t xml:space="preserve">This is a very critical type of pipe failure since </w:t>
      </w:r>
      <w:r w:rsidR="003D0403" w:rsidRPr="005C12C0">
        <w:rPr>
          <w:rFonts w:ascii="Times New Roman" w:eastAsia="Malgun Gothic" w:hAnsi="Times New Roman"/>
          <w:bCs/>
          <w:lang w:val="en-US" w:eastAsia="ko-KR"/>
        </w:rPr>
        <w:t>immense energy release takes place during the fracture of a gas pipeline which leads to a sudden loss of the contain</w:t>
      </w:r>
      <w:r w:rsidR="003D0403">
        <w:rPr>
          <w:rFonts w:ascii="Times New Roman" w:eastAsia="Malgun Gothic" w:hAnsi="Times New Roman"/>
          <w:bCs/>
          <w:lang w:val="en-US" w:eastAsia="ko-KR"/>
        </w:rPr>
        <w:t xml:space="preserve">ment capability of the pipe </w:t>
      </w:r>
      <w:proofErr w:type="gramStart"/>
      <w:r w:rsidR="003D0403">
        <w:rPr>
          <w:rFonts w:ascii="Times New Roman" w:eastAsia="Malgun Gothic" w:hAnsi="Times New Roman"/>
          <w:bCs/>
          <w:lang w:val="en-US" w:eastAsia="ko-KR"/>
        </w:rPr>
        <w:t xml:space="preserve">and </w:t>
      </w:r>
      <w:r w:rsidR="003D0403" w:rsidRPr="005C12C0">
        <w:rPr>
          <w:rFonts w:ascii="Times New Roman" w:eastAsia="Malgun Gothic" w:hAnsi="Times New Roman"/>
          <w:bCs/>
          <w:lang w:val="en-US" w:eastAsia="ko-KR"/>
        </w:rPr>
        <w:t xml:space="preserve"> harmful</w:t>
      </w:r>
      <w:proofErr w:type="gramEnd"/>
      <w:r w:rsidR="003D0403" w:rsidRPr="005C12C0">
        <w:rPr>
          <w:rFonts w:ascii="Times New Roman" w:eastAsia="Malgun Gothic" w:hAnsi="Times New Roman"/>
          <w:bCs/>
          <w:lang w:val="en-US" w:eastAsia="ko-KR"/>
        </w:rPr>
        <w:t xml:space="preserve"> effects on the environment. </w:t>
      </w:r>
      <w:r w:rsidR="00AD37B8">
        <w:rPr>
          <w:rFonts w:ascii="Times New Roman" w:eastAsia="Malgun Gothic" w:hAnsi="Times New Roman"/>
          <w:bCs/>
          <w:lang w:val="en-US" w:eastAsia="ko-KR"/>
        </w:rPr>
        <w:t xml:space="preserve">For this purpose the plastic strain and the von </w:t>
      </w:r>
      <w:proofErr w:type="spellStart"/>
      <w:r w:rsidR="00AD37B8">
        <w:rPr>
          <w:rFonts w:ascii="Times New Roman" w:eastAsia="Malgun Gothic" w:hAnsi="Times New Roman"/>
          <w:bCs/>
          <w:lang w:val="en-US" w:eastAsia="ko-KR"/>
        </w:rPr>
        <w:t>Mises</w:t>
      </w:r>
      <w:proofErr w:type="spellEnd"/>
      <w:r w:rsidR="00AD37B8">
        <w:rPr>
          <w:rFonts w:ascii="Times New Roman" w:eastAsia="Malgun Gothic" w:hAnsi="Times New Roman"/>
          <w:bCs/>
          <w:lang w:val="en-US" w:eastAsia="ko-KR"/>
        </w:rPr>
        <w:t xml:space="preserve"> stress distributions</w:t>
      </w:r>
      <w:r w:rsidR="005E627E">
        <w:rPr>
          <w:rFonts w:ascii="Times New Roman" w:eastAsia="Malgun Gothic" w:hAnsi="Times New Roman"/>
          <w:bCs/>
          <w:lang w:val="en-US" w:eastAsia="ko-KR"/>
        </w:rPr>
        <w:t xml:space="preserve"> of the col</w:t>
      </w:r>
      <w:r w:rsidR="00AD37B8">
        <w:rPr>
          <w:rFonts w:ascii="Times New Roman" w:eastAsia="Malgun Gothic" w:hAnsi="Times New Roman"/>
          <w:bCs/>
          <w:lang w:val="en-US" w:eastAsia="ko-KR"/>
        </w:rPr>
        <w:t>d bend have</w:t>
      </w:r>
      <w:r w:rsidR="005E627E">
        <w:rPr>
          <w:rFonts w:ascii="Times New Roman" w:eastAsia="Malgun Gothic" w:hAnsi="Times New Roman"/>
          <w:bCs/>
          <w:lang w:val="en-US" w:eastAsia="ko-KR"/>
        </w:rPr>
        <w:t xml:space="preserve"> been investigated under displacement controlled bending load with and without internal pressure. Visualization of the results for these two load cases indicated that internal pressure dramatically increases the von </w:t>
      </w:r>
      <w:proofErr w:type="spellStart"/>
      <w:r w:rsidR="005E627E">
        <w:rPr>
          <w:rFonts w:ascii="Times New Roman" w:eastAsia="Malgun Gothic" w:hAnsi="Times New Roman"/>
          <w:bCs/>
          <w:lang w:val="en-US" w:eastAsia="ko-KR"/>
        </w:rPr>
        <w:t>Mises</w:t>
      </w:r>
      <w:proofErr w:type="spellEnd"/>
      <w:r w:rsidR="005E627E">
        <w:rPr>
          <w:rFonts w:ascii="Times New Roman" w:eastAsia="Malgun Gothic" w:hAnsi="Times New Roman"/>
          <w:bCs/>
          <w:lang w:val="en-US" w:eastAsia="ko-KR"/>
        </w:rPr>
        <w:t xml:space="preserve"> stress and the plastic strain on the tension side of the cold bend at the location where wrinkling occurs</w:t>
      </w:r>
      <w:r w:rsidR="00AD37B8">
        <w:rPr>
          <w:rFonts w:ascii="Times New Roman" w:eastAsia="Malgun Gothic" w:hAnsi="Times New Roman"/>
          <w:bCs/>
          <w:lang w:val="en-US" w:eastAsia="ko-KR"/>
        </w:rPr>
        <w:t xml:space="preserve"> which leads to the fracture of the pipe on the tension side eventually. On the other hand the plastic strain on the compression side stays almost constant throughout the simulation.</w:t>
      </w:r>
      <w:r w:rsidR="005E627E">
        <w:rPr>
          <w:rFonts w:ascii="Times New Roman" w:eastAsia="Malgun Gothic" w:hAnsi="Times New Roman"/>
          <w:bCs/>
          <w:lang w:val="en-US" w:eastAsia="ko-KR"/>
        </w:rPr>
        <w:t xml:space="preserve"> </w:t>
      </w:r>
      <w:r w:rsidR="00D859EC">
        <w:rPr>
          <w:rFonts w:ascii="Times New Roman" w:hAnsi="Times New Roman"/>
        </w:rPr>
        <w:t>A</w:t>
      </w:r>
      <w:r w:rsidR="00D859EC" w:rsidRPr="00D859EC">
        <w:rPr>
          <w:rFonts w:ascii="Times New Roman" w:hAnsi="Times New Roman"/>
        </w:rPr>
        <w:t xml:space="preserve"> comparison of </w:t>
      </w:r>
      <w:r w:rsidR="00D859EC">
        <w:rPr>
          <w:rFonts w:ascii="Times New Roman" w:hAnsi="Times New Roman"/>
        </w:rPr>
        <w:t xml:space="preserve">the response curves in </w:t>
      </w:r>
      <w:r w:rsidR="00D859EC" w:rsidRPr="00890496">
        <w:rPr>
          <w:rFonts w:ascii="Times New Roman" w:hAnsi="Times New Roman"/>
        </w:rPr>
        <w:fldChar w:fldCharType="begin"/>
      </w:r>
      <w:r w:rsidR="00D859EC" w:rsidRPr="00890496">
        <w:rPr>
          <w:rFonts w:ascii="Times New Roman" w:hAnsi="Times New Roman"/>
        </w:rPr>
        <w:instrText xml:space="preserve"> REF _Ref317125320 \h </w:instrText>
      </w:r>
      <w:r w:rsidR="0082746A" w:rsidRPr="00890496">
        <w:rPr>
          <w:rFonts w:ascii="Times New Roman" w:hAnsi="Times New Roman"/>
        </w:rPr>
        <w:instrText xml:space="preserve"> \* MERGEFORMAT </w:instrText>
      </w:r>
      <w:r w:rsidR="00D859EC" w:rsidRPr="00890496">
        <w:rPr>
          <w:rFonts w:ascii="Times New Roman" w:hAnsi="Times New Roman"/>
        </w:rPr>
      </w:r>
      <w:r w:rsidR="00D859EC" w:rsidRPr="00890496">
        <w:rPr>
          <w:rFonts w:ascii="Times New Roman" w:hAnsi="Times New Roman"/>
        </w:rPr>
        <w:fldChar w:fldCharType="separate"/>
      </w:r>
      <w:ins w:id="220" w:author="Celal" w:date="2012-05-01T20:34:00Z">
        <w:r w:rsidR="0050778A" w:rsidRPr="0050778A">
          <w:rPr>
            <w:rFonts w:ascii="Times New Roman" w:hAnsi="Times New Roman"/>
            <w:sz w:val="24"/>
            <w:szCs w:val="24"/>
            <w:rPrChange w:id="221" w:author="Celal" w:date="2012-05-01T20:34:00Z">
              <w:rPr>
                <w:sz w:val="24"/>
                <w:szCs w:val="24"/>
              </w:rPr>
            </w:rPrChange>
          </w:rPr>
          <w:t xml:space="preserve">Figure </w:t>
        </w:r>
        <w:r w:rsidR="0050778A" w:rsidRPr="0050778A">
          <w:rPr>
            <w:rFonts w:ascii="Times New Roman" w:hAnsi="Times New Roman"/>
            <w:noProof/>
            <w:sz w:val="24"/>
            <w:szCs w:val="24"/>
            <w:rPrChange w:id="222" w:author="Celal" w:date="2012-05-01T20:34:00Z">
              <w:rPr>
                <w:noProof/>
                <w:sz w:val="24"/>
                <w:szCs w:val="24"/>
              </w:rPr>
            </w:rPrChange>
          </w:rPr>
          <w:t>6</w:t>
        </w:r>
      </w:ins>
      <w:del w:id="223" w:author="Celal" w:date="2012-05-01T03:26:00Z">
        <w:r w:rsidR="00060919" w:rsidRPr="00060919" w:rsidDel="00D0252B">
          <w:rPr>
            <w:rFonts w:ascii="Times New Roman" w:hAnsi="Times New Roman"/>
            <w:sz w:val="24"/>
            <w:szCs w:val="24"/>
          </w:rPr>
          <w:delText xml:space="preserve">Figure </w:delText>
        </w:r>
        <w:r w:rsidR="00060919" w:rsidRPr="00060919" w:rsidDel="00D0252B">
          <w:rPr>
            <w:rFonts w:ascii="Times New Roman" w:hAnsi="Times New Roman"/>
            <w:noProof/>
            <w:sz w:val="24"/>
            <w:szCs w:val="24"/>
          </w:rPr>
          <w:delText>6</w:delText>
        </w:r>
      </w:del>
      <w:r w:rsidR="00D859EC" w:rsidRPr="00890496">
        <w:rPr>
          <w:rFonts w:ascii="Times New Roman" w:hAnsi="Times New Roman"/>
        </w:rPr>
        <w:fldChar w:fldCharType="end"/>
      </w:r>
      <w:r w:rsidR="00D859EC">
        <w:rPr>
          <w:rFonts w:ascii="Times New Roman" w:hAnsi="Times New Roman"/>
        </w:rPr>
        <w:t xml:space="preserve"> </w:t>
      </w:r>
      <w:r w:rsidR="00D859EC" w:rsidRPr="00890496">
        <w:rPr>
          <w:rFonts w:ascii="Times New Roman" w:hAnsi="Times New Roman"/>
        </w:rPr>
        <w:t xml:space="preserve">and </w:t>
      </w:r>
      <w:r w:rsidR="00D859EC" w:rsidRPr="00890496">
        <w:rPr>
          <w:rFonts w:ascii="Times New Roman" w:hAnsi="Times New Roman"/>
        </w:rPr>
        <w:fldChar w:fldCharType="begin"/>
      </w:r>
      <w:r w:rsidR="00D859EC" w:rsidRPr="00890496">
        <w:rPr>
          <w:rFonts w:ascii="Times New Roman" w:hAnsi="Times New Roman"/>
        </w:rPr>
        <w:instrText xml:space="preserve"> REF _Ref317153886 \h </w:instrText>
      </w:r>
      <w:r w:rsidR="0082746A" w:rsidRPr="00890496">
        <w:rPr>
          <w:rFonts w:ascii="Times New Roman" w:hAnsi="Times New Roman"/>
        </w:rPr>
        <w:instrText xml:space="preserve"> \* MERGEFORMAT </w:instrText>
      </w:r>
      <w:r w:rsidR="00D859EC" w:rsidRPr="00890496">
        <w:rPr>
          <w:rFonts w:ascii="Times New Roman" w:hAnsi="Times New Roman"/>
        </w:rPr>
      </w:r>
      <w:del w:id="224" w:author="Celal" w:date="2012-05-01T19:01:00Z">
        <w:r w:rsidR="00D859EC" w:rsidRPr="00890496">
          <w:rPr>
            <w:rFonts w:ascii="Times New Roman" w:hAnsi="Times New Roman"/>
          </w:rPr>
          <w:fldChar w:fldCharType="separate"/>
        </w:r>
      </w:del>
      <w:del w:id="225" w:author="Celal" w:date="2012-05-01T03:26:00Z">
        <w:r w:rsidR="00060919" w:rsidRPr="00060919" w:rsidDel="00D0252B">
          <w:rPr>
            <w:rFonts w:ascii="Times New Roman" w:hAnsi="Times New Roman"/>
            <w:sz w:val="24"/>
            <w:szCs w:val="24"/>
          </w:rPr>
          <w:delText xml:space="preserve">Figure </w:delText>
        </w:r>
        <w:r w:rsidR="00060919" w:rsidRPr="00060919" w:rsidDel="00D0252B">
          <w:rPr>
            <w:rFonts w:ascii="Times New Roman" w:hAnsi="Times New Roman"/>
            <w:noProof/>
            <w:sz w:val="24"/>
            <w:szCs w:val="24"/>
          </w:rPr>
          <w:delText>9</w:delText>
        </w:r>
      </w:del>
      <w:r w:rsidR="00D859EC" w:rsidRPr="00890496">
        <w:rPr>
          <w:rFonts w:ascii="Times New Roman" w:hAnsi="Times New Roman"/>
        </w:rPr>
        <w:fldChar w:fldCharType="end"/>
      </w:r>
      <w:r w:rsidR="00D859EC">
        <w:rPr>
          <w:rFonts w:ascii="Times New Roman" w:hAnsi="Times New Roman"/>
        </w:rPr>
        <w:t xml:space="preserve"> indicates that the presence of the internal pressure has a considerable effect on the load – deformation behaviour. </w:t>
      </w:r>
    </w:p>
    <w:p w:rsidR="0076755F" w:rsidRDefault="006D6F1D" w:rsidP="0082746A">
      <w:pPr>
        <w:spacing w:line="240" w:lineRule="auto"/>
        <w:jc w:val="both"/>
        <w:rPr>
          <w:rFonts w:ascii="Times New Roman" w:hAnsi="Times New Roman"/>
        </w:rPr>
      </w:pPr>
      <w:r>
        <w:rPr>
          <w:rFonts w:ascii="Times New Roman" w:hAnsi="Times New Roman"/>
        </w:rPr>
        <w:t xml:space="preserve">In case of loading with internal pressure the </w:t>
      </w:r>
      <w:r w:rsidR="001D7954">
        <w:rPr>
          <w:rFonts w:ascii="Times New Roman" w:hAnsi="Times New Roman"/>
        </w:rPr>
        <w:t>structural failure initiated as buckling and formation of wrinkles on the pipe intrados</w:t>
      </w:r>
      <w:r w:rsidR="00F657A3">
        <w:rPr>
          <w:rFonts w:ascii="Times New Roman" w:hAnsi="Times New Roman"/>
        </w:rPr>
        <w:t>. T</w:t>
      </w:r>
      <w:r w:rsidR="001D7954">
        <w:rPr>
          <w:rFonts w:ascii="Times New Roman" w:hAnsi="Times New Roman"/>
        </w:rPr>
        <w:t xml:space="preserve">he plastic strain reached its </w:t>
      </w:r>
      <w:proofErr w:type="spellStart"/>
      <w:r w:rsidR="001D7954">
        <w:rPr>
          <w:rFonts w:ascii="Times New Roman" w:hAnsi="Times New Roman"/>
        </w:rPr>
        <w:t>heighest</w:t>
      </w:r>
      <w:proofErr w:type="spellEnd"/>
      <w:r w:rsidR="001D7954">
        <w:rPr>
          <w:rFonts w:ascii="Times New Roman" w:hAnsi="Times New Roman"/>
        </w:rPr>
        <w:t xml:space="preserve"> level in the compression side and stayed constant in the post-buckling range. On the other hand the plastic strains in the pipe extrados continuously increased in the post-buckling range until the tensile side fracture </w:t>
      </w:r>
      <w:proofErr w:type="spellStart"/>
      <w:r w:rsidR="001D7954">
        <w:rPr>
          <w:rFonts w:ascii="Times New Roman" w:hAnsi="Times New Roman"/>
        </w:rPr>
        <w:t>occured</w:t>
      </w:r>
      <w:proofErr w:type="spellEnd"/>
      <w:r w:rsidR="001D7954">
        <w:rPr>
          <w:rFonts w:ascii="Times New Roman" w:hAnsi="Times New Roman"/>
        </w:rPr>
        <w:t>. The change in the pipe geometry during this p</w:t>
      </w:r>
      <w:r w:rsidR="00582306">
        <w:rPr>
          <w:rFonts w:ascii="Times New Roman" w:hAnsi="Times New Roman"/>
        </w:rPr>
        <w:t xml:space="preserve">rocess is presented </w:t>
      </w:r>
      <w:r w:rsidR="00582306" w:rsidRPr="00890496">
        <w:rPr>
          <w:rFonts w:ascii="Times New Roman" w:hAnsi="Times New Roman"/>
        </w:rPr>
        <w:t xml:space="preserve">in </w:t>
      </w:r>
      <w:r w:rsidR="0087549D" w:rsidRPr="0087549D">
        <w:rPr>
          <w:rFonts w:ascii="Times New Roman" w:hAnsi="Times New Roman"/>
        </w:rPr>
        <w:fldChar w:fldCharType="begin"/>
      </w:r>
      <w:r w:rsidR="0087549D" w:rsidRPr="0087549D">
        <w:rPr>
          <w:rFonts w:ascii="Times New Roman" w:hAnsi="Times New Roman"/>
        </w:rPr>
        <w:instrText xml:space="preserve"> REF _Ref317360008 \h </w:instrText>
      </w:r>
      <w:r w:rsidR="0087549D">
        <w:rPr>
          <w:rFonts w:ascii="Times New Roman" w:hAnsi="Times New Roman"/>
        </w:rPr>
        <w:instrText xml:space="preserve"> \* MERGEFORMAT </w:instrText>
      </w:r>
      <w:r w:rsidR="0087549D" w:rsidRPr="0087549D">
        <w:rPr>
          <w:rFonts w:ascii="Times New Roman" w:hAnsi="Times New Roman"/>
        </w:rPr>
      </w:r>
      <w:r w:rsidR="0087549D" w:rsidRPr="0087549D">
        <w:rPr>
          <w:rFonts w:ascii="Times New Roman" w:hAnsi="Times New Roman"/>
        </w:rPr>
        <w:fldChar w:fldCharType="separate"/>
      </w:r>
      <w:ins w:id="226" w:author="Celal" w:date="2012-05-01T20:34:00Z">
        <w:r w:rsidR="0050778A" w:rsidRPr="0050778A">
          <w:rPr>
            <w:rFonts w:ascii="Times New Roman" w:hAnsi="Times New Roman"/>
            <w:sz w:val="24"/>
            <w:szCs w:val="24"/>
            <w:rPrChange w:id="227" w:author="Celal" w:date="2012-05-01T20:34:00Z">
              <w:rPr>
                <w:sz w:val="24"/>
                <w:szCs w:val="24"/>
              </w:rPr>
            </w:rPrChange>
          </w:rPr>
          <w:t xml:space="preserve">Figure </w:t>
        </w:r>
        <w:r w:rsidR="0050778A" w:rsidRPr="0050778A">
          <w:rPr>
            <w:rFonts w:ascii="Times New Roman" w:hAnsi="Times New Roman"/>
            <w:noProof/>
            <w:sz w:val="24"/>
            <w:szCs w:val="24"/>
            <w:rPrChange w:id="228" w:author="Celal" w:date="2012-05-01T20:34:00Z">
              <w:rPr>
                <w:noProof/>
                <w:sz w:val="24"/>
                <w:szCs w:val="24"/>
              </w:rPr>
            </w:rPrChange>
          </w:rPr>
          <w:t>11</w:t>
        </w:r>
      </w:ins>
      <w:del w:id="229" w:author="Celal" w:date="2012-05-01T03:26:00Z">
        <w:r w:rsidR="00060919" w:rsidRPr="00060919" w:rsidDel="00D0252B">
          <w:rPr>
            <w:rFonts w:ascii="Times New Roman" w:hAnsi="Times New Roman"/>
            <w:sz w:val="24"/>
            <w:szCs w:val="24"/>
          </w:rPr>
          <w:delText xml:space="preserve">Figure </w:delText>
        </w:r>
        <w:r w:rsidR="00060919" w:rsidRPr="00060919" w:rsidDel="00D0252B">
          <w:rPr>
            <w:rFonts w:ascii="Times New Roman" w:hAnsi="Times New Roman"/>
            <w:noProof/>
            <w:sz w:val="24"/>
            <w:szCs w:val="24"/>
          </w:rPr>
          <w:delText>11</w:delText>
        </w:r>
      </w:del>
      <w:r w:rsidR="0087549D" w:rsidRPr="0087549D">
        <w:rPr>
          <w:rFonts w:ascii="Times New Roman" w:hAnsi="Times New Roman"/>
        </w:rPr>
        <w:fldChar w:fldCharType="end"/>
      </w:r>
      <w:r w:rsidR="0087549D">
        <w:rPr>
          <w:rFonts w:ascii="Times New Roman" w:hAnsi="Times New Roman"/>
        </w:rPr>
        <w:t xml:space="preserve"> </w:t>
      </w:r>
      <w:r w:rsidR="00FA37CB">
        <w:rPr>
          <w:rFonts w:ascii="Times New Roman" w:hAnsi="Times New Roman"/>
        </w:rPr>
        <w:t>where</w:t>
      </w:r>
      <w:r w:rsidR="0087549D">
        <w:rPr>
          <w:rFonts w:ascii="Times New Roman" w:hAnsi="Times New Roman"/>
        </w:rPr>
        <w:t xml:space="preserve"> the y - coordinates</w:t>
      </w:r>
      <w:r w:rsidR="001D7954">
        <w:rPr>
          <w:rFonts w:ascii="Times New Roman" w:hAnsi="Times New Roman"/>
        </w:rPr>
        <w:t xml:space="preserve"> </w:t>
      </w:r>
      <w:r w:rsidR="0087549D">
        <w:rPr>
          <w:rFonts w:ascii="Times New Roman" w:hAnsi="Times New Roman"/>
        </w:rPr>
        <w:t xml:space="preserve">of the nodes on a line separating the pipe in two equal parts in the longitudinal direction are plotted at the unloaded state, </w:t>
      </w:r>
      <w:r w:rsidR="00CF1C5D">
        <w:rPr>
          <w:rFonts w:ascii="Times New Roman" w:hAnsi="Times New Roman"/>
        </w:rPr>
        <w:t xml:space="preserve">at the state </w:t>
      </w:r>
      <w:r w:rsidR="0087549D">
        <w:rPr>
          <w:rFonts w:ascii="Times New Roman" w:hAnsi="Times New Roman"/>
        </w:rPr>
        <w:t xml:space="preserve">when the plastic strain reaches its maximum value on the compression side </w:t>
      </w:r>
      <w:r w:rsidR="00CF1C5D">
        <w:rPr>
          <w:rFonts w:ascii="Times New Roman" w:hAnsi="Times New Roman"/>
        </w:rPr>
        <w:t>and at the onset of fracture</w:t>
      </w:r>
      <w:r w:rsidR="00164DFA">
        <w:rPr>
          <w:rFonts w:ascii="Times New Roman" w:hAnsi="Times New Roman"/>
        </w:rPr>
        <w:t>.</w:t>
      </w:r>
      <w:r w:rsidR="00CF1C5D">
        <w:rPr>
          <w:rFonts w:ascii="Times New Roman" w:hAnsi="Times New Roman"/>
        </w:rPr>
        <w:t xml:space="preserve"> </w:t>
      </w:r>
      <w:ins w:id="230" w:author="Celal" w:date="2012-04-26T04:46:00Z">
        <w:r w:rsidR="005438A9">
          <w:rPr>
            <w:rFonts w:ascii="Times New Roman" w:hAnsi="Times New Roman"/>
          </w:rPr>
          <w:t>On the basis of</w:t>
        </w:r>
      </w:ins>
      <w:ins w:id="231" w:author="Celal" w:date="2012-04-26T04:43:00Z">
        <w:r w:rsidR="005438A9">
          <w:rPr>
            <w:rFonts w:ascii="Times New Roman" w:hAnsi="Times New Roman"/>
          </w:rPr>
          <w:t xml:space="preserve"> the graphs in</w:t>
        </w:r>
      </w:ins>
      <w:ins w:id="232" w:author="Celal" w:date="2012-05-01T19:02:00Z">
        <w:r w:rsidR="003C7B9B">
          <w:rPr>
            <w:rFonts w:ascii="Times New Roman" w:hAnsi="Times New Roman"/>
          </w:rPr>
          <w:t xml:space="preserve"> </w:t>
        </w:r>
        <w:r w:rsidR="003C7B9B">
          <w:rPr>
            <w:rFonts w:ascii="Times New Roman" w:hAnsi="Times New Roman"/>
          </w:rPr>
          <w:fldChar w:fldCharType="begin"/>
        </w:r>
        <w:r w:rsidR="003C7B9B">
          <w:rPr>
            <w:rFonts w:ascii="Times New Roman" w:hAnsi="Times New Roman"/>
          </w:rPr>
          <w:instrText xml:space="preserve"> REF _Ref317153886 \h </w:instrText>
        </w:r>
      </w:ins>
      <w:r w:rsidR="003C7B9B">
        <w:rPr>
          <w:rFonts w:ascii="Times New Roman" w:hAnsi="Times New Roman"/>
        </w:rPr>
      </w:r>
      <w:del w:id="233" w:author="Celal" w:date="2012-05-01T20:34:00Z">
        <w:r w:rsidR="0050778A" w:rsidDel="0050778A">
          <w:rPr>
            <w:rFonts w:ascii="Times New Roman" w:hAnsi="Times New Roman"/>
          </w:rPr>
          <w:fldChar w:fldCharType="separate"/>
        </w:r>
      </w:del>
      <w:del w:id="234" w:author="Celal" w:date="2012-05-01T19:02:00Z">
        <w:r w:rsidR="003C7B9B">
          <w:rPr>
            <w:rFonts w:ascii="Times New Roman" w:hAnsi="Times New Roman"/>
          </w:rPr>
          <w:fldChar w:fldCharType="end"/>
        </w:r>
      </w:del>
      <w:ins w:id="235" w:author="Celal" w:date="2012-04-26T04:44:00Z">
        <w:r w:rsidR="005438A9" w:rsidRPr="005438A9">
          <w:rPr>
            <w:rFonts w:ascii="Times New Roman" w:hAnsi="Times New Roman"/>
          </w:rPr>
          <w:fldChar w:fldCharType="begin"/>
        </w:r>
        <w:r w:rsidR="005438A9" w:rsidRPr="005438A9">
          <w:rPr>
            <w:rFonts w:ascii="Times New Roman" w:hAnsi="Times New Roman"/>
          </w:rPr>
          <w:instrText xml:space="preserve"> REF _Ref318406740 \h </w:instrText>
        </w:r>
      </w:ins>
      <w:r w:rsidR="005438A9">
        <w:rPr>
          <w:rFonts w:ascii="Times New Roman" w:hAnsi="Times New Roman"/>
        </w:rPr>
        <w:instrText xml:space="preserve"> \* MERGEFORMAT </w:instrText>
      </w:r>
      <w:r w:rsidR="005438A9" w:rsidRPr="005438A9">
        <w:rPr>
          <w:rFonts w:ascii="Times New Roman" w:hAnsi="Times New Roman"/>
        </w:rPr>
      </w:r>
      <w:r w:rsidR="005438A9" w:rsidRPr="005438A9">
        <w:rPr>
          <w:rFonts w:ascii="Times New Roman" w:hAnsi="Times New Roman"/>
          <w:rPrChange w:id="236" w:author="Celal" w:date="2012-04-26T04:44:00Z">
            <w:rPr>
              <w:rFonts w:ascii="Times New Roman" w:hAnsi="Times New Roman"/>
            </w:rPr>
          </w:rPrChange>
        </w:rPr>
        <w:fldChar w:fldCharType="separate"/>
      </w:r>
      <w:ins w:id="237" w:author="Celal" w:date="2012-05-01T20:34:00Z">
        <w:r w:rsidR="0050778A" w:rsidRPr="0050778A">
          <w:rPr>
            <w:rFonts w:ascii="Times New Roman" w:hAnsi="Times New Roman"/>
            <w:sz w:val="24"/>
            <w:szCs w:val="24"/>
            <w:rPrChange w:id="238" w:author="Celal" w:date="2012-05-01T20:34:00Z">
              <w:rPr>
                <w:sz w:val="24"/>
                <w:szCs w:val="24"/>
              </w:rPr>
            </w:rPrChange>
          </w:rPr>
          <w:t xml:space="preserve">Figure </w:t>
        </w:r>
        <w:r w:rsidR="0050778A" w:rsidRPr="0050778A">
          <w:rPr>
            <w:rFonts w:ascii="Times New Roman" w:hAnsi="Times New Roman"/>
            <w:noProof/>
            <w:sz w:val="24"/>
            <w:szCs w:val="24"/>
            <w:rPrChange w:id="239" w:author="Celal" w:date="2012-05-01T20:34:00Z">
              <w:rPr>
                <w:noProof/>
                <w:sz w:val="24"/>
                <w:szCs w:val="24"/>
              </w:rPr>
            </w:rPrChange>
          </w:rPr>
          <w:t>10</w:t>
        </w:r>
      </w:ins>
      <w:ins w:id="240" w:author="Celal" w:date="2012-04-26T04:44:00Z">
        <w:r w:rsidR="005438A9" w:rsidRPr="005438A9">
          <w:rPr>
            <w:rFonts w:ascii="Times New Roman" w:hAnsi="Times New Roman"/>
          </w:rPr>
          <w:fldChar w:fldCharType="end"/>
        </w:r>
        <w:r w:rsidR="005438A9">
          <w:rPr>
            <w:rFonts w:ascii="Times New Roman" w:hAnsi="Times New Roman"/>
          </w:rPr>
          <w:t xml:space="preserve"> and </w:t>
        </w:r>
        <w:r w:rsidR="005438A9" w:rsidRPr="005438A9">
          <w:rPr>
            <w:rFonts w:ascii="Times New Roman" w:hAnsi="Times New Roman"/>
          </w:rPr>
          <w:fldChar w:fldCharType="begin"/>
        </w:r>
        <w:r w:rsidR="005438A9" w:rsidRPr="005438A9">
          <w:rPr>
            <w:rFonts w:ascii="Times New Roman" w:hAnsi="Times New Roman"/>
          </w:rPr>
          <w:instrText xml:space="preserve"> REF _Ref317360008 \h </w:instrText>
        </w:r>
      </w:ins>
      <w:r w:rsidR="005438A9">
        <w:rPr>
          <w:rFonts w:ascii="Times New Roman" w:hAnsi="Times New Roman"/>
        </w:rPr>
        <w:instrText xml:space="preserve"> \* MERGEFORMAT </w:instrText>
      </w:r>
      <w:r w:rsidR="005438A9" w:rsidRPr="005438A9">
        <w:rPr>
          <w:rFonts w:ascii="Times New Roman" w:hAnsi="Times New Roman"/>
        </w:rPr>
      </w:r>
      <w:r w:rsidR="005438A9" w:rsidRPr="005438A9">
        <w:rPr>
          <w:rFonts w:ascii="Times New Roman" w:hAnsi="Times New Roman"/>
          <w:rPrChange w:id="241" w:author="Celal" w:date="2012-04-26T04:44:00Z">
            <w:rPr>
              <w:rFonts w:ascii="Times New Roman" w:hAnsi="Times New Roman"/>
            </w:rPr>
          </w:rPrChange>
        </w:rPr>
        <w:fldChar w:fldCharType="separate"/>
      </w:r>
      <w:ins w:id="242" w:author="Celal" w:date="2012-05-01T20:34:00Z">
        <w:r w:rsidR="0050778A" w:rsidRPr="0050778A">
          <w:rPr>
            <w:rFonts w:ascii="Times New Roman" w:hAnsi="Times New Roman"/>
            <w:sz w:val="24"/>
            <w:szCs w:val="24"/>
            <w:rPrChange w:id="243" w:author="Celal" w:date="2012-05-01T20:34:00Z">
              <w:rPr>
                <w:sz w:val="24"/>
                <w:szCs w:val="24"/>
              </w:rPr>
            </w:rPrChange>
          </w:rPr>
          <w:t xml:space="preserve">Figure </w:t>
        </w:r>
        <w:r w:rsidR="0050778A" w:rsidRPr="0050778A">
          <w:rPr>
            <w:rFonts w:ascii="Times New Roman" w:hAnsi="Times New Roman"/>
            <w:noProof/>
            <w:sz w:val="24"/>
            <w:szCs w:val="24"/>
            <w:rPrChange w:id="244" w:author="Celal" w:date="2012-05-01T20:34:00Z">
              <w:rPr>
                <w:noProof/>
                <w:sz w:val="24"/>
                <w:szCs w:val="24"/>
              </w:rPr>
            </w:rPrChange>
          </w:rPr>
          <w:t>11</w:t>
        </w:r>
      </w:ins>
      <w:ins w:id="245" w:author="Celal" w:date="2012-04-26T04:44:00Z">
        <w:r w:rsidR="005438A9" w:rsidRPr="005438A9">
          <w:rPr>
            <w:rFonts w:ascii="Times New Roman" w:hAnsi="Times New Roman"/>
          </w:rPr>
          <w:fldChar w:fldCharType="end"/>
        </w:r>
        <w:r w:rsidR="005438A9">
          <w:rPr>
            <w:rFonts w:ascii="Times New Roman" w:hAnsi="Times New Roman"/>
          </w:rPr>
          <w:t xml:space="preserve"> a conservative fracture criterion would be to assume </w:t>
        </w:r>
      </w:ins>
      <w:ins w:id="246" w:author="Celal" w:date="2012-04-26T04:49:00Z">
        <w:r w:rsidR="006E40F3">
          <w:rPr>
            <w:rFonts w:ascii="Times New Roman" w:hAnsi="Times New Roman"/>
          </w:rPr>
          <w:t xml:space="preserve">that </w:t>
        </w:r>
      </w:ins>
      <w:ins w:id="247" w:author="Celal" w:date="2012-04-26T04:44:00Z">
        <w:r w:rsidR="005438A9">
          <w:rPr>
            <w:rFonts w:ascii="Times New Roman" w:hAnsi="Times New Roman"/>
          </w:rPr>
          <w:t xml:space="preserve">the </w:t>
        </w:r>
      </w:ins>
      <w:ins w:id="248" w:author="Celal" w:date="2012-04-26T04:48:00Z">
        <w:r w:rsidR="005438A9">
          <w:rPr>
            <w:rFonts w:ascii="Times New Roman" w:hAnsi="Times New Roman"/>
          </w:rPr>
          <w:t xml:space="preserve">point at which the plastic strain </w:t>
        </w:r>
        <w:r w:rsidR="006E40F3">
          <w:rPr>
            <w:rFonts w:ascii="Times New Roman" w:hAnsi="Times New Roman"/>
          </w:rPr>
          <w:t xml:space="preserve">on the compression </w:t>
        </w:r>
      </w:ins>
      <w:ins w:id="249" w:author="Celal" w:date="2012-04-26T04:49:00Z">
        <w:r w:rsidR="006E40F3">
          <w:rPr>
            <w:rFonts w:ascii="Times New Roman" w:hAnsi="Times New Roman"/>
          </w:rPr>
          <w:t xml:space="preserve">side </w:t>
        </w:r>
      </w:ins>
      <w:ins w:id="250" w:author="Celal" w:date="2012-04-26T04:48:00Z">
        <w:r w:rsidR="006E40F3">
          <w:rPr>
            <w:rFonts w:ascii="Times New Roman" w:hAnsi="Times New Roman"/>
          </w:rPr>
          <w:t xml:space="preserve">stops increasing </w:t>
        </w:r>
      </w:ins>
      <w:ins w:id="251" w:author="Celal" w:date="2012-04-26T04:50:00Z">
        <w:r w:rsidR="006E40F3">
          <w:rPr>
            <w:rFonts w:ascii="Times New Roman" w:hAnsi="Times New Roman"/>
          </w:rPr>
          <w:t>is the point where the fracture toughness of the pipe is reached.</w:t>
        </w:r>
      </w:ins>
      <w:ins w:id="252" w:author="Celal" w:date="2012-04-26T04:48:00Z">
        <w:r w:rsidR="006E40F3">
          <w:rPr>
            <w:rFonts w:ascii="Times New Roman" w:hAnsi="Times New Roman"/>
          </w:rPr>
          <w:t xml:space="preserve"> </w:t>
        </w:r>
      </w:ins>
      <w:ins w:id="253" w:author="Celal" w:date="2012-04-30T09:51:00Z">
        <w:r w:rsidR="00A81C45">
          <w:rPr>
            <w:rFonts w:ascii="Times New Roman" w:hAnsi="Times New Roman"/>
          </w:rPr>
          <w:t>This is observed by a</w:t>
        </w:r>
      </w:ins>
      <w:ins w:id="254" w:author="Celal" w:date="2012-04-30T09:52:00Z">
        <w:r w:rsidR="00A81C45">
          <w:rPr>
            <w:rFonts w:ascii="Times New Roman" w:hAnsi="Times New Roman"/>
          </w:rPr>
          <w:t xml:space="preserve">n </w:t>
        </w:r>
        <w:proofErr w:type="gramStart"/>
        <w:r w:rsidR="00A81C45">
          <w:rPr>
            <w:rFonts w:ascii="Times New Roman" w:hAnsi="Times New Roman"/>
          </w:rPr>
          <w:t xml:space="preserve">applied </w:t>
        </w:r>
      </w:ins>
      <w:ins w:id="255" w:author="Celal" w:date="2012-04-30T09:51:00Z">
        <w:r w:rsidR="00A81C45">
          <w:rPr>
            <w:rFonts w:ascii="Times New Roman" w:hAnsi="Times New Roman"/>
          </w:rPr>
          <w:t xml:space="preserve"> </w:t>
        </w:r>
      </w:ins>
      <w:ins w:id="256" w:author="Celal" w:date="2012-04-30T09:52:00Z">
        <w:r w:rsidR="00A81C45">
          <w:rPr>
            <w:rFonts w:ascii="Times New Roman" w:hAnsi="Times New Roman"/>
          </w:rPr>
          <w:t>horizontal</w:t>
        </w:r>
        <w:proofErr w:type="gramEnd"/>
        <w:r w:rsidR="00A81C45">
          <w:rPr>
            <w:rFonts w:ascii="Times New Roman" w:hAnsi="Times New Roman"/>
          </w:rPr>
          <w:t xml:space="preserve"> </w:t>
        </w:r>
      </w:ins>
      <w:ins w:id="257" w:author="Celal" w:date="2012-04-30T09:51:00Z">
        <w:r w:rsidR="00A81C45">
          <w:rPr>
            <w:rFonts w:ascii="Times New Roman" w:hAnsi="Times New Roman"/>
          </w:rPr>
          <w:t xml:space="preserve">displacement of </w:t>
        </w:r>
      </w:ins>
      <w:ins w:id="258" w:author="Celal" w:date="2012-04-30T09:52:00Z">
        <w:r w:rsidR="00A81C45">
          <w:rPr>
            <w:rFonts w:ascii="Times New Roman" w:hAnsi="Times New Roman"/>
          </w:rPr>
          <w:t>the</w:t>
        </w:r>
      </w:ins>
      <w:ins w:id="259" w:author="Celal" w:date="2012-04-30T09:51:00Z">
        <w:r w:rsidR="00A81C45">
          <w:rPr>
            <w:rFonts w:ascii="Times New Roman" w:hAnsi="Times New Roman"/>
          </w:rPr>
          <w:t xml:space="preserve"> </w:t>
        </w:r>
      </w:ins>
      <w:ins w:id="260" w:author="Celal" w:date="2012-04-30T09:52:00Z">
        <w:r w:rsidR="00A81C45">
          <w:rPr>
            <w:rFonts w:ascii="Times New Roman" w:hAnsi="Times New Roman"/>
          </w:rPr>
          <w:t xml:space="preserve">loading pin in the amount of about </w:t>
        </w:r>
      </w:ins>
      <w:ins w:id="261" w:author="Celal" w:date="2012-04-30T09:53:00Z">
        <w:r w:rsidR="00A81C45">
          <w:rPr>
            <w:rFonts w:ascii="Times New Roman" w:hAnsi="Times New Roman"/>
          </w:rPr>
          <w:t xml:space="preserve">260 mm which corresponds to a total </w:t>
        </w:r>
        <w:r w:rsidR="00A81C45">
          <w:rPr>
            <w:rFonts w:ascii="Times New Roman" w:hAnsi="Times New Roman"/>
          </w:rPr>
          <w:lastRenderedPageBreak/>
          <w:t xml:space="preserve">bending angle of </w:t>
        </w:r>
      </w:ins>
      <w:ins w:id="262" w:author="Celal" w:date="2012-05-01T03:17:00Z">
        <w:r w:rsidR="00D1300C">
          <w:rPr>
            <w:rFonts w:ascii="Times New Roman" w:hAnsi="Times New Roman"/>
          </w:rPr>
          <w:t>approximately 20</w:t>
        </w:r>
      </w:ins>
      <w:ins w:id="263" w:author="Celal" w:date="2012-05-01T03:18:00Z">
        <m:oMath>
          <m:r>
            <w:rPr>
              <w:rFonts w:ascii="Cambria Math" w:hAnsi="Cambria Math"/>
            </w:rPr>
            <m:t>°</m:t>
          </m:r>
        </m:oMath>
        <w:r w:rsidR="00D1300C">
          <w:rPr>
            <w:rFonts w:ascii="Times New Roman" w:hAnsi="Times New Roman"/>
          </w:rPr>
          <w:t xml:space="preserve"> and a curvature of </w:t>
        </w:r>
      </w:ins>
      <w:ins w:id="264" w:author="Celal" w:date="2012-05-01T03:19:00Z">
        <m:oMath>
          <m:r>
            <w:rPr>
              <w:rFonts w:ascii="Cambria Math" w:hAnsi="Cambria Math"/>
            </w:rPr>
            <m:t>9.5</m:t>
          </m:r>
        </m:oMath>
      </w:ins>
      <w:ins w:id="265" w:author="Celal" w:date="2012-05-01T03:20:00Z">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m:t>
          </m:r>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m:t>
          </m:r>
        </m:oMath>
      </w:ins>
      <w:ins w:id="266" w:author="Celal" w:date="2012-04-30T09:53:00Z">
        <w:r w:rsidR="00A81C45">
          <w:rPr>
            <w:rFonts w:ascii="Times New Roman" w:hAnsi="Times New Roman"/>
          </w:rPr>
          <w:t>.</w:t>
        </w:r>
      </w:ins>
      <w:ins w:id="267" w:author="Celal" w:date="2012-04-30T09:52:00Z">
        <w:r w:rsidR="00A81C45">
          <w:rPr>
            <w:rFonts w:ascii="Times New Roman" w:hAnsi="Times New Roman"/>
          </w:rPr>
          <w:t xml:space="preserve"> </w:t>
        </w:r>
      </w:ins>
      <w:r w:rsidR="00CF1C5D" w:rsidRPr="005438A9">
        <w:rPr>
          <w:rFonts w:ascii="Times New Roman" w:hAnsi="Times New Roman"/>
        </w:rPr>
        <w:t>T</w:t>
      </w:r>
      <w:r w:rsidR="00CF1C5D">
        <w:rPr>
          <w:rFonts w:ascii="Times New Roman" w:hAnsi="Times New Roman"/>
        </w:rPr>
        <w:t xml:space="preserve">he horizontal axis </w:t>
      </w:r>
      <w:ins w:id="268" w:author="Celal" w:date="2012-05-01T03:32:00Z">
        <w:r w:rsidR="002F51B6">
          <w:rPr>
            <w:rFonts w:ascii="Times New Roman" w:hAnsi="Times New Roman"/>
          </w:rPr>
          <w:t>in</w:t>
        </w:r>
      </w:ins>
      <w:del w:id="269" w:author="Celal" w:date="2012-05-01T03:32:00Z">
        <w:r w:rsidR="00CF1C5D" w:rsidDel="002F51B6">
          <w:rPr>
            <w:rFonts w:ascii="Times New Roman" w:hAnsi="Times New Roman"/>
          </w:rPr>
          <w:delText>of</w:delText>
        </w:r>
      </w:del>
      <w:r w:rsidR="00CF1C5D" w:rsidRPr="00CF1C5D">
        <w:rPr>
          <w:rFonts w:ascii="Times New Roman" w:hAnsi="Times New Roman"/>
        </w:rPr>
        <w:t xml:space="preserve"> </w:t>
      </w:r>
      <w:r w:rsidR="00CF1C5D" w:rsidRPr="00CF1C5D">
        <w:rPr>
          <w:rFonts w:ascii="Times New Roman" w:hAnsi="Times New Roman"/>
        </w:rPr>
        <w:fldChar w:fldCharType="begin"/>
      </w:r>
      <w:r w:rsidR="00CF1C5D" w:rsidRPr="00CF1C5D">
        <w:rPr>
          <w:rFonts w:ascii="Times New Roman" w:hAnsi="Times New Roman"/>
        </w:rPr>
        <w:instrText xml:space="preserve"> REF _Ref317360008 \h </w:instrText>
      </w:r>
      <w:r w:rsidR="00CF1C5D">
        <w:rPr>
          <w:rFonts w:ascii="Times New Roman" w:hAnsi="Times New Roman"/>
        </w:rPr>
        <w:instrText xml:space="preserve"> \* MERGEFORMAT </w:instrText>
      </w:r>
      <w:r w:rsidR="00CF1C5D" w:rsidRPr="00CF1C5D">
        <w:rPr>
          <w:rFonts w:ascii="Times New Roman" w:hAnsi="Times New Roman"/>
        </w:rPr>
      </w:r>
      <w:r w:rsidR="00CF1C5D" w:rsidRPr="00CF1C5D">
        <w:rPr>
          <w:rFonts w:ascii="Times New Roman" w:hAnsi="Times New Roman"/>
        </w:rPr>
        <w:fldChar w:fldCharType="separate"/>
      </w:r>
      <w:ins w:id="270" w:author="Celal" w:date="2012-05-01T20:34:00Z">
        <w:r w:rsidR="0050778A" w:rsidRPr="0050778A">
          <w:rPr>
            <w:rFonts w:ascii="Times New Roman" w:hAnsi="Times New Roman"/>
            <w:sz w:val="24"/>
            <w:szCs w:val="24"/>
            <w:rPrChange w:id="271" w:author="Celal" w:date="2012-05-01T20:34:00Z">
              <w:rPr>
                <w:sz w:val="24"/>
                <w:szCs w:val="24"/>
              </w:rPr>
            </w:rPrChange>
          </w:rPr>
          <w:t xml:space="preserve">Figure </w:t>
        </w:r>
        <w:r w:rsidR="0050778A" w:rsidRPr="0050778A">
          <w:rPr>
            <w:rFonts w:ascii="Times New Roman" w:hAnsi="Times New Roman"/>
            <w:noProof/>
            <w:sz w:val="24"/>
            <w:szCs w:val="24"/>
            <w:rPrChange w:id="272" w:author="Celal" w:date="2012-05-01T20:34:00Z">
              <w:rPr>
                <w:noProof/>
                <w:sz w:val="24"/>
                <w:szCs w:val="24"/>
              </w:rPr>
            </w:rPrChange>
          </w:rPr>
          <w:t>11</w:t>
        </w:r>
      </w:ins>
      <w:del w:id="273" w:author="Celal" w:date="2012-05-01T03:26:00Z">
        <w:r w:rsidR="00060919" w:rsidRPr="00060919" w:rsidDel="00D0252B">
          <w:rPr>
            <w:rFonts w:ascii="Times New Roman" w:hAnsi="Times New Roman"/>
            <w:sz w:val="24"/>
            <w:szCs w:val="24"/>
          </w:rPr>
          <w:delText xml:space="preserve">Figure </w:delText>
        </w:r>
        <w:r w:rsidR="00060919" w:rsidRPr="00060919" w:rsidDel="00D0252B">
          <w:rPr>
            <w:rFonts w:ascii="Times New Roman" w:hAnsi="Times New Roman"/>
            <w:noProof/>
            <w:sz w:val="24"/>
            <w:szCs w:val="24"/>
          </w:rPr>
          <w:delText>11</w:delText>
        </w:r>
      </w:del>
      <w:r w:rsidR="00CF1C5D" w:rsidRPr="00CF1C5D">
        <w:rPr>
          <w:rFonts w:ascii="Times New Roman" w:hAnsi="Times New Roman"/>
        </w:rPr>
        <w:fldChar w:fldCharType="end"/>
      </w:r>
      <w:r w:rsidR="00CF1C5D" w:rsidRPr="00CF1C5D">
        <w:rPr>
          <w:rFonts w:ascii="Times New Roman" w:hAnsi="Times New Roman"/>
        </w:rPr>
        <w:t xml:space="preserve"> </w:t>
      </w:r>
      <w:r w:rsidR="00CF1C5D">
        <w:rPr>
          <w:rFonts w:ascii="Times New Roman" w:hAnsi="Times New Roman"/>
        </w:rPr>
        <w:t xml:space="preserve">shows the x-coordinates of the nodes on the separating line at the unloaded state. </w:t>
      </w:r>
      <w:r w:rsidR="009E7CD1">
        <w:rPr>
          <w:rFonts w:ascii="Times New Roman" w:hAnsi="Times New Roman"/>
        </w:rPr>
        <w:t>It can be observed that in this particular scenario, tensile fracture follows the development of the wrinkle after an additional 250</w:t>
      </w:r>
      <w:r w:rsidR="00593E30">
        <w:rPr>
          <w:rFonts w:ascii="Times New Roman" w:hAnsi="Times New Roman"/>
        </w:rPr>
        <w:t xml:space="preserve"> </w:t>
      </w:r>
      <w:r w:rsidR="009E7CD1">
        <w:rPr>
          <w:rFonts w:ascii="Times New Roman" w:hAnsi="Times New Roman"/>
        </w:rPr>
        <w:t>mm of bending displacement and is characterized by being sudden. The results of this work indicate that in such cases when the angle of the cold bend is aggravated by soil movement, pipeline operators should be cautious of the possibility of tensile fracture failure.</w:t>
      </w:r>
    </w:p>
    <w:p w:rsidR="006D6F1D" w:rsidRDefault="001D7954" w:rsidP="0082746A">
      <w:pPr>
        <w:spacing w:line="240" w:lineRule="auto"/>
        <w:jc w:val="both"/>
        <w:rPr>
          <w:rFonts w:ascii="Times New Roman" w:hAnsi="Times New Roman"/>
        </w:rPr>
      </w:pPr>
      <w:r>
        <w:rPr>
          <w:rFonts w:ascii="Times New Roman" w:hAnsi="Times New Roman"/>
        </w:rPr>
        <w:t xml:space="preserve"> </w:t>
      </w:r>
    </w:p>
    <w:p w:rsidR="004F6AB9" w:rsidRDefault="000B2AF7" w:rsidP="004F6AB9">
      <w:pPr>
        <w:keepNext/>
        <w:spacing w:line="240" w:lineRule="auto"/>
        <w:jc w:val="center"/>
      </w:pPr>
      <w:r>
        <w:rPr>
          <w:noProof/>
          <w:lang w:eastAsia="en-CA"/>
        </w:rPr>
        <w:drawing>
          <wp:inline distT="0" distB="0" distL="0" distR="0">
            <wp:extent cx="5078730" cy="3036570"/>
            <wp:effectExtent l="0" t="0" r="762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8730" cy="3036570"/>
                    </a:xfrm>
                    <a:prstGeom prst="rect">
                      <a:avLst/>
                    </a:prstGeom>
                    <a:noFill/>
                  </pic:spPr>
                </pic:pic>
              </a:graphicData>
            </a:graphic>
          </wp:inline>
        </w:drawing>
      </w:r>
    </w:p>
    <w:p w:rsidR="004F6AB9" w:rsidRPr="004F6AB9" w:rsidRDefault="004F6AB9" w:rsidP="004F6AB9">
      <w:pPr>
        <w:pStyle w:val="Caption"/>
        <w:jc w:val="center"/>
        <w:rPr>
          <w:sz w:val="24"/>
          <w:szCs w:val="24"/>
        </w:rPr>
      </w:pPr>
      <w:bookmarkStart w:id="274" w:name="_Ref317360008"/>
      <w:r w:rsidRPr="004F6AB9">
        <w:rPr>
          <w:sz w:val="24"/>
          <w:szCs w:val="24"/>
        </w:rPr>
        <w:t xml:space="preserve">Figure </w:t>
      </w:r>
      <w:r w:rsidRPr="004F6AB9">
        <w:rPr>
          <w:sz w:val="24"/>
          <w:szCs w:val="24"/>
        </w:rPr>
        <w:fldChar w:fldCharType="begin"/>
      </w:r>
      <w:r w:rsidRPr="004F6AB9">
        <w:rPr>
          <w:sz w:val="24"/>
          <w:szCs w:val="24"/>
        </w:rPr>
        <w:instrText xml:space="preserve"> SEQ Figure \* ARABIC </w:instrText>
      </w:r>
      <w:r w:rsidRPr="004F6AB9">
        <w:rPr>
          <w:sz w:val="24"/>
          <w:szCs w:val="24"/>
        </w:rPr>
        <w:fldChar w:fldCharType="separate"/>
      </w:r>
      <w:ins w:id="275" w:author="Celal" w:date="2012-05-01T20:34:00Z">
        <w:r w:rsidR="0050778A">
          <w:rPr>
            <w:noProof/>
            <w:sz w:val="24"/>
            <w:szCs w:val="24"/>
          </w:rPr>
          <w:t>11</w:t>
        </w:r>
      </w:ins>
      <w:del w:id="276" w:author="Celal" w:date="2012-05-01T19:00:00Z">
        <w:r w:rsidR="00CB42CE" w:rsidDel="003C7B9B">
          <w:rPr>
            <w:noProof/>
            <w:sz w:val="24"/>
            <w:szCs w:val="24"/>
          </w:rPr>
          <w:delText>11</w:delText>
        </w:r>
      </w:del>
      <w:r w:rsidRPr="004F6AB9">
        <w:rPr>
          <w:sz w:val="24"/>
          <w:szCs w:val="24"/>
        </w:rPr>
        <w:fldChar w:fldCharType="end"/>
      </w:r>
      <w:bookmarkEnd w:id="274"/>
      <w:r w:rsidRPr="004F6AB9">
        <w:rPr>
          <w:sz w:val="24"/>
          <w:szCs w:val="24"/>
        </w:rPr>
        <w:t>: Variation of</w:t>
      </w:r>
      <w:r w:rsidRPr="004F6AB9">
        <w:rPr>
          <w:noProof/>
          <w:sz w:val="24"/>
          <w:szCs w:val="24"/>
        </w:rPr>
        <w:t xml:space="preserve"> the displacements in the longitudinal direction</w:t>
      </w:r>
    </w:p>
    <w:p w:rsidR="00237DD8" w:rsidRDefault="000B2AF7" w:rsidP="0082746A">
      <w:pPr>
        <w:spacing w:line="240" w:lineRule="auto"/>
        <w:jc w:val="both"/>
        <w:rPr>
          <w:rFonts w:ascii="Times New Roman" w:hAnsi="Times New Roman"/>
        </w:rPr>
      </w:pPr>
      <w:r>
        <w:rPr>
          <w:rFonts w:ascii="Times New Roman" w:hAnsi="Times New Roman"/>
          <w:noProof/>
          <w:lang w:eastAsia="en-CA"/>
        </w:rPr>
        <mc:AlternateContent>
          <mc:Choice Requires="wps">
            <w:drawing>
              <wp:anchor distT="0" distB="0" distL="114300" distR="114300" simplePos="0" relativeHeight="251657216" behindDoc="0" locked="0" layoutInCell="1" allowOverlap="1">
                <wp:simplePos x="0" y="0"/>
                <wp:positionH relativeFrom="column">
                  <wp:posOffset>1411605</wp:posOffset>
                </wp:positionH>
                <wp:positionV relativeFrom="paragraph">
                  <wp:posOffset>60960</wp:posOffset>
                </wp:positionV>
                <wp:extent cx="635" cy="635"/>
                <wp:effectExtent l="11430" t="13335" r="6985" b="5080"/>
                <wp:wrapNone/>
                <wp:docPr id="11"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 cy="635"/>
                        </a:xfrm>
                        <a:custGeom>
                          <a:avLst/>
                          <a:gdLst>
                            <a:gd name="T0" fmla="*/ 0 w 4065"/>
                            <a:gd name="T1" fmla="*/ 1022 h 1022"/>
                            <a:gd name="T2" fmla="*/ 1800 w 4065"/>
                            <a:gd name="T3" fmla="*/ 15 h 1022"/>
                            <a:gd name="T4" fmla="*/ 4065 w 4065"/>
                            <a:gd name="T5" fmla="*/ 932 h 1022"/>
                          </a:gdLst>
                          <a:ahLst/>
                          <a:cxnLst>
                            <a:cxn ang="0">
                              <a:pos x="T0" y="T1"/>
                            </a:cxn>
                            <a:cxn ang="0">
                              <a:pos x="T2" y="T3"/>
                            </a:cxn>
                            <a:cxn ang="0">
                              <a:pos x="T4" y="T5"/>
                            </a:cxn>
                          </a:cxnLst>
                          <a:rect l="0" t="0" r="r" b="b"/>
                          <a:pathLst>
                            <a:path w="4065" h="1022">
                              <a:moveTo>
                                <a:pt x="0" y="1022"/>
                              </a:moveTo>
                              <a:cubicBezTo>
                                <a:pt x="561" y="526"/>
                                <a:pt x="1123" y="30"/>
                                <a:pt x="1800" y="15"/>
                              </a:cubicBezTo>
                              <a:cubicBezTo>
                                <a:pt x="2477" y="0"/>
                                <a:pt x="3271" y="466"/>
                                <a:pt x="4065" y="932"/>
                              </a:cubicBezTo>
                            </a:path>
                          </a:pathLst>
                        </a:custGeom>
                        <a:noFill/>
                        <a:ln w="9525" cap="flat">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 o:spid="_x0000_s1026" style="position:absolute;margin-left:111.15pt;margin-top:4.8pt;width:.05pt;height:.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065,1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" path="m,1022c561,526,1123,30,1800,15,2477,,3271,466,4065,932e" filled="f">
                <v:stroke dashstyle="dash"/>
                <v:path arrowok="t" o:connecttype="custom" o:connectlocs="0,635;281,9;635,579" o:connectangles="0,0,0"/>
              </v:shape>
            </w:pict>
          </mc:Fallback>
        </mc:AlternateContent>
      </w:r>
    </w:p>
    <w:p w:rsidR="00866018" w:rsidDel="00C239F1" w:rsidRDefault="00866018" w:rsidP="0082746A">
      <w:pPr>
        <w:spacing w:line="240" w:lineRule="auto"/>
        <w:jc w:val="both"/>
        <w:rPr>
          <w:del w:id="277" w:author="Celal" w:date="2012-04-26T04:34:00Z"/>
          <w:rFonts w:ascii="Times New Roman" w:hAnsi="Times New Roman"/>
        </w:rPr>
      </w:pPr>
    </w:p>
    <w:p w:rsidR="00866018" w:rsidRPr="00D859EC" w:rsidDel="00C239F1" w:rsidRDefault="00866018" w:rsidP="0082746A">
      <w:pPr>
        <w:spacing w:line="240" w:lineRule="auto"/>
        <w:jc w:val="both"/>
        <w:rPr>
          <w:del w:id="278" w:author="Celal" w:date="2012-04-26T04:34:00Z"/>
          <w:rFonts w:ascii="Times New Roman" w:hAnsi="Times New Roman"/>
        </w:rPr>
      </w:pPr>
    </w:p>
    <w:p w:rsidR="00B05CC2" w:rsidDel="00C239F1" w:rsidRDefault="00B05CC2">
      <w:pPr>
        <w:rPr>
          <w:del w:id="279" w:author="Celal" w:date="2012-04-26T04:34:00Z"/>
          <w:rFonts w:ascii="Times New Roman" w:hAnsi="Times New Roman"/>
          <w:b/>
        </w:rPr>
      </w:pPr>
    </w:p>
    <w:p w:rsidR="00A4547B" w:rsidRDefault="00A4547B">
      <w:pPr>
        <w:rPr>
          <w:rFonts w:ascii="Times New Roman" w:hAnsi="Times New Roman"/>
          <w:b/>
        </w:rPr>
      </w:pPr>
      <w:r>
        <w:rPr>
          <w:rFonts w:ascii="Times New Roman" w:hAnsi="Times New Roman"/>
          <w:b/>
        </w:rPr>
        <w:t>REFERENCES</w:t>
      </w:r>
    </w:p>
    <w:p w:rsidR="00A57AF5" w:rsidDel="00927BB7" w:rsidRDefault="00927BB7">
      <w:pPr>
        <w:rPr>
          <w:del w:id="280" w:author="Celal" w:date="2012-05-01T03:30:00Z"/>
          <w:rFonts w:ascii="AdvOTb748f40a.I" w:hAnsi="AdvOTb748f40a.I" w:cs="AdvOTb748f40a.I"/>
          <w:color w:val="000000"/>
          <w:sz w:val="19"/>
          <w:szCs w:val="19"/>
          <w:lang w:eastAsia="en-CA"/>
        </w:rPr>
      </w:pPr>
      <w:bookmarkStart w:id="281" w:name="sen1"/>
      <w:ins w:id="282" w:author="Celal" w:date="2012-05-01T03:30:00Z">
        <w:r w:rsidRPr="00A57AF5" w:rsidDel="00927BB7">
          <w:rPr>
            <w:rFonts w:ascii="Times New Roman" w:hAnsi="Times New Roman"/>
          </w:rPr>
          <w:t xml:space="preserve"> </w:t>
        </w:r>
      </w:ins>
      <w:del w:id="283" w:author="Celal" w:date="2012-05-01T03:30:00Z">
        <w:r w:rsidR="00A57AF5" w:rsidRPr="00A57AF5" w:rsidDel="00927BB7">
          <w:rPr>
            <w:rFonts w:ascii="Times New Roman" w:hAnsi="Times New Roman"/>
          </w:rPr>
          <w:delText>[</w:delText>
        </w:r>
      </w:del>
      <w:del w:id="284" w:author="Celal" w:date="2012-05-01T03:24:00Z">
        <w:r w:rsidR="00A57AF5" w:rsidRPr="00A57AF5" w:rsidDel="00ED1378">
          <w:rPr>
            <w:rFonts w:ascii="Times New Roman" w:hAnsi="Times New Roman"/>
          </w:rPr>
          <w:delText>1</w:delText>
        </w:r>
      </w:del>
      <w:del w:id="285" w:author="Celal" w:date="2012-05-01T03:30:00Z">
        <w:r w:rsidR="00A57AF5" w:rsidRPr="00A57AF5" w:rsidDel="00927BB7">
          <w:rPr>
            <w:rFonts w:ascii="Times New Roman" w:hAnsi="Times New Roman"/>
          </w:rPr>
          <w:delText>]</w:delText>
        </w:r>
        <w:r w:rsidR="00A57AF5" w:rsidDel="00927BB7">
          <w:rPr>
            <w:rFonts w:ascii="Times New Roman" w:hAnsi="Times New Roman"/>
          </w:rPr>
          <w:delText xml:space="preserve"> </w:delText>
        </w:r>
        <w:bookmarkEnd w:id="281"/>
        <w:r w:rsidR="00A57AF5" w:rsidDel="00927BB7">
          <w:rPr>
            <w:rFonts w:ascii="Times New Roman" w:hAnsi="Times New Roman"/>
          </w:rPr>
          <w:delText>Sen, M. , Cheng, J.J.R. , Zhou, J. (2011) ; “ Behavio</w:delText>
        </w:r>
        <w:r w:rsidR="00603040" w:rsidDel="00927BB7">
          <w:rPr>
            <w:rFonts w:ascii="Times New Roman" w:hAnsi="Times New Roman"/>
          </w:rPr>
          <w:delText>u</w:delText>
        </w:r>
        <w:r w:rsidR="00A57AF5" w:rsidDel="00927BB7">
          <w:rPr>
            <w:rFonts w:ascii="Times New Roman" w:hAnsi="Times New Roman"/>
          </w:rPr>
          <w:delText xml:space="preserve">r of Cold Bend Pipes under Bending Loads” </w:delText>
        </w:r>
        <w:r w:rsidR="00A57AF5" w:rsidDel="00927BB7">
          <w:rPr>
            <w:rFonts w:ascii="AdvOT19ee2aa8.B" w:hAnsi="AdvOT19ee2aa8.B" w:cs="AdvOT19ee2aa8.B"/>
            <w:color w:val="000000"/>
            <w:sz w:val="19"/>
            <w:szCs w:val="19"/>
            <w:lang w:eastAsia="en-CA"/>
          </w:rPr>
          <w:delText xml:space="preserve">DOI: </w:delText>
        </w:r>
        <w:r w:rsidR="00A57AF5" w:rsidDel="00927BB7">
          <w:rPr>
            <w:rFonts w:ascii="AdvOT19ee2aa8.B" w:hAnsi="AdvOT19ee2aa8.B" w:cs="AdvOT19ee2aa8.B"/>
            <w:color w:val="0000FF"/>
            <w:sz w:val="19"/>
            <w:szCs w:val="19"/>
            <w:lang w:eastAsia="en-CA"/>
          </w:rPr>
          <w:delText>10.1061/(ASCE)ST.1943-541X.0000219</w:delText>
        </w:r>
        <w:r w:rsidR="00A57AF5" w:rsidRPr="003F65A5" w:rsidDel="00927BB7">
          <w:rPr>
            <w:rFonts w:ascii="AdvOT19ee2aa8.B" w:hAnsi="AdvOT19ee2aa8.B" w:cs="AdvOT19ee2aa8.B"/>
            <w:color w:val="000000"/>
            <w:szCs w:val="19"/>
            <w:lang w:eastAsia="en-CA"/>
          </w:rPr>
          <w:delText xml:space="preserve">. </w:delText>
        </w:r>
        <w:r w:rsidR="00A57AF5" w:rsidRPr="003F65A5" w:rsidDel="00927BB7">
          <w:rPr>
            <w:rFonts w:ascii="AdvOTb748f40a.I" w:hAnsi="AdvOTb748f40a.I" w:cs="AdvOTb748f40a.I"/>
            <w:color w:val="000000"/>
            <w:szCs w:val="19"/>
            <w:lang w:eastAsia="en-CA"/>
          </w:rPr>
          <w:delText xml:space="preserve"> 2011 American Society of Civil Engineers</w:delText>
        </w:r>
      </w:del>
    </w:p>
    <w:p w:rsidR="00603040" w:rsidRDefault="00603040">
      <w:pPr>
        <w:rPr>
          <w:ins w:id="286" w:author="Celal" w:date="2012-05-01T03:30:00Z"/>
          <w:rFonts w:ascii="Times New Roman" w:hAnsi="Times New Roman"/>
          <w:color w:val="000000"/>
          <w:sz w:val="24"/>
          <w:szCs w:val="24"/>
          <w:lang w:eastAsia="en-CA"/>
        </w:rPr>
      </w:pPr>
      <w:bookmarkStart w:id="287" w:name="sen2"/>
      <w:r w:rsidRPr="00D77719">
        <w:rPr>
          <w:rFonts w:ascii="Times New Roman" w:hAnsi="Times New Roman"/>
          <w:color w:val="000000"/>
          <w:sz w:val="24"/>
          <w:szCs w:val="24"/>
          <w:lang w:eastAsia="en-CA"/>
        </w:rPr>
        <w:t>[</w:t>
      </w:r>
      <w:ins w:id="288" w:author="Celal" w:date="2012-05-01T03:24:00Z">
        <w:r w:rsidR="00486674">
          <w:rPr>
            <w:rFonts w:ascii="Times New Roman" w:hAnsi="Times New Roman"/>
            <w:color w:val="000000"/>
            <w:sz w:val="24"/>
            <w:szCs w:val="24"/>
            <w:lang w:eastAsia="en-CA"/>
          </w:rPr>
          <w:t>1</w:t>
        </w:r>
      </w:ins>
      <w:del w:id="289" w:author="Celal" w:date="2012-05-01T03:24:00Z">
        <w:r w:rsidRPr="00D77719" w:rsidDel="00486674">
          <w:rPr>
            <w:rFonts w:ascii="Times New Roman" w:hAnsi="Times New Roman"/>
            <w:color w:val="000000"/>
            <w:sz w:val="24"/>
            <w:szCs w:val="24"/>
            <w:lang w:eastAsia="en-CA"/>
          </w:rPr>
          <w:delText>2</w:delText>
        </w:r>
      </w:del>
      <w:r w:rsidRPr="00D77719">
        <w:rPr>
          <w:rFonts w:ascii="Times New Roman" w:hAnsi="Times New Roman"/>
          <w:color w:val="000000"/>
          <w:sz w:val="24"/>
          <w:szCs w:val="24"/>
          <w:lang w:eastAsia="en-CA"/>
        </w:rPr>
        <w:t>]</w:t>
      </w:r>
      <w:bookmarkEnd w:id="287"/>
      <w:r w:rsidRPr="00D77719">
        <w:rPr>
          <w:rFonts w:ascii="Times New Roman" w:hAnsi="Times New Roman"/>
          <w:color w:val="000000"/>
          <w:sz w:val="24"/>
          <w:szCs w:val="24"/>
          <w:lang w:eastAsia="en-CA"/>
        </w:rPr>
        <w:t xml:space="preserve"> </w:t>
      </w:r>
      <w:proofErr w:type="spellStart"/>
      <w:r w:rsidRPr="00D77719">
        <w:rPr>
          <w:rFonts w:ascii="Times New Roman" w:hAnsi="Times New Roman"/>
          <w:color w:val="000000"/>
          <w:sz w:val="24"/>
          <w:szCs w:val="24"/>
          <w:lang w:eastAsia="en-CA"/>
        </w:rPr>
        <w:t>Sen</w:t>
      </w:r>
      <w:proofErr w:type="spellEnd"/>
      <w:r w:rsidRPr="00D77719">
        <w:rPr>
          <w:rFonts w:ascii="Times New Roman" w:hAnsi="Times New Roman"/>
          <w:color w:val="000000"/>
          <w:sz w:val="24"/>
          <w:szCs w:val="24"/>
          <w:lang w:eastAsia="en-CA"/>
        </w:rPr>
        <w:t xml:space="preserve">, M. (2006); “Behaviour of Cold Bend Pipes </w:t>
      </w:r>
      <w:proofErr w:type="gramStart"/>
      <w:r w:rsidRPr="00D77719">
        <w:rPr>
          <w:rFonts w:ascii="Times New Roman" w:hAnsi="Times New Roman"/>
          <w:color w:val="000000"/>
          <w:sz w:val="24"/>
          <w:szCs w:val="24"/>
          <w:lang w:eastAsia="en-CA"/>
        </w:rPr>
        <w:t>Under</w:t>
      </w:r>
      <w:proofErr w:type="gramEnd"/>
      <w:r w:rsidRPr="00D77719">
        <w:rPr>
          <w:rFonts w:ascii="Times New Roman" w:hAnsi="Times New Roman"/>
          <w:color w:val="000000"/>
          <w:sz w:val="24"/>
          <w:szCs w:val="24"/>
          <w:lang w:eastAsia="en-CA"/>
        </w:rPr>
        <w:t xml:space="preserve"> Combined Loads” </w:t>
      </w:r>
      <w:r w:rsidR="00475D2C">
        <w:rPr>
          <w:rFonts w:ascii="Times New Roman" w:hAnsi="Times New Roman"/>
          <w:color w:val="000000"/>
          <w:sz w:val="24"/>
          <w:szCs w:val="24"/>
          <w:lang w:eastAsia="en-CA"/>
        </w:rPr>
        <w:t>Ph.D. dissertation, University of Alberta, 2006</w:t>
      </w:r>
    </w:p>
    <w:p w:rsidR="00927BB7" w:rsidRPr="00927BB7" w:rsidRDefault="00927BB7">
      <w:pPr>
        <w:rPr>
          <w:rFonts w:ascii="AdvOTb748f40a.I" w:hAnsi="AdvOTb748f40a.I" w:cs="AdvOTb748f40a.I"/>
          <w:color w:val="000000"/>
          <w:sz w:val="19"/>
          <w:szCs w:val="19"/>
          <w:lang w:eastAsia="en-CA"/>
          <w:rPrChange w:id="290" w:author="Celal" w:date="2012-05-01T03:30:00Z">
            <w:rPr>
              <w:rFonts w:ascii="Times New Roman" w:hAnsi="Times New Roman"/>
              <w:color w:val="000000"/>
              <w:sz w:val="24"/>
              <w:szCs w:val="24"/>
              <w:lang w:eastAsia="en-CA"/>
            </w:rPr>
          </w:rPrChange>
        </w:rPr>
      </w:pPr>
      <w:ins w:id="291" w:author="Celal" w:date="2012-05-01T03:30:00Z">
        <w:r w:rsidRPr="00A57AF5">
          <w:rPr>
            <w:rFonts w:ascii="Times New Roman" w:hAnsi="Times New Roman"/>
          </w:rPr>
          <w:t>[</w:t>
        </w:r>
        <w:r>
          <w:rPr>
            <w:rFonts w:ascii="Times New Roman" w:hAnsi="Times New Roman"/>
          </w:rPr>
          <w:t>2</w:t>
        </w:r>
        <w:r w:rsidRPr="00A57AF5">
          <w:rPr>
            <w:rFonts w:ascii="Times New Roman" w:hAnsi="Times New Roman"/>
          </w:rPr>
          <w:t>]</w:t>
        </w:r>
        <w:r>
          <w:rPr>
            <w:rFonts w:ascii="Times New Roman" w:hAnsi="Times New Roman"/>
          </w:rPr>
          <w:t xml:space="preserve"> </w:t>
        </w:r>
        <w:proofErr w:type="spellStart"/>
        <w:r>
          <w:rPr>
            <w:rFonts w:ascii="Times New Roman" w:hAnsi="Times New Roman"/>
          </w:rPr>
          <w:t>Sen</w:t>
        </w:r>
        <w:proofErr w:type="spellEnd"/>
        <w:r>
          <w:rPr>
            <w:rFonts w:ascii="Times New Roman" w:hAnsi="Times New Roman"/>
          </w:rPr>
          <w:t>, M</w:t>
        </w:r>
        <w:proofErr w:type="gramStart"/>
        <w:r>
          <w:rPr>
            <w:rFonts w:ascii="Times New Roman" w:hAnsi="Times New Roman"/>
          </w:rPr>
          <w:t>. ,</w:t>
        </w:r>
        <w:proofErr w:type="gramEnd"/>
        <w:r>
          <w:rPr>
            <w:rFonts w:ascii="Times New Roman" w:hAnsi="Times New Roman"/>
          </w:rPr>
          <w:t xml:space="preserve"> Cheng, J.J.R. , Zhou, J. (2011) ; “ Behaviour of Cold Bend Pipes under Bending Loads” </w:t>
        </w:r>
        <w:r>
          <w:rPr>
            <w:rFonts w:ascii="AdvOT19ee2aa8.B" w:hAnsi="AdvOT19ee2aa8.B" w:cs="AdvOT19ee2aa8.B"/>
            <w:color w:val="000000"/>
            <w:sz w:val="19"/>
            <w:szCs w:val="19"/>
            <w:lang w:eastAsia="en-CA"/>
          </w:rPr>
          <w:t xml:space="preserve">DOI: </w:t>
        </w:r>
        <w:r>
          <w:rPr>
            <w:rFonts w:ascii="AdvOT19ee2aa8.B" w:hAnsi="AdvOT19ee2aa8.B" w:cs="AdvOT19ee2aa8.B"/>
            <w:color w:val="0000FF"/>
            <w:sz w:val="19"/>
            <w:szCs w:val="19"/>
            <w:lang w:eastAsia="en-CA"/>
          </w:rPr>
          <w:t>10.1061/(ASCE)ST.1943-541X.0000219</w:t>
        </w:r>
        <w:r w:rsidRPr="003F65A5">
          <w:rPr>
            <w:rFonts w:ascii="AdvOT19ee2aa8.B" w:hAnsi="AdvOT19ee2aa8.B" w:cs="AdvOT19ee2aa8.B"/>
            <w:color w:val="000000"/>
            <w:szCs w:val="19"/>
            <w:lang w:eastAsia="en-CA"/>
          </w:rPr>
          <w:t xml:space="preserve">. </w:t>
        </w:r>
        <w:r w:rsidRPr="003F65A5">
          <w:rPr>
            <w:rFonts w:ascii="AdvOTb748f40a.I" w:hAnsi="AdvOTb748f40a.I" w:cs="AdvOTb748f40a.I"/>
            <w:color w:val="000000"/>
            <w:szCs w:val="19"/>
            <w:lang w:eastAsia="en-CA"/>
          </w:rPr>
          <w:t xml:space="preserve"> 2011 American Society of Civil Engineers</w:t>
        </w:r>
      </w:ins>
    </w:p>
    <w:p w:rsidR="003005E4" w:rsidRDefault="003005E4">
      <w:pPr>
        <w:rPr>
          <w:rFonts w:ascii="Times New Roman" w:hAnsi="Times New Roman"/>
        </w:rPr>
      </w:pPr>
      <w:bookmarkStart w:id="292" w:name="sen3"/>
      <w:r>
        <w:rPr>
          <w:rFonts w:ascii="Times New Roman" w:hAnsi="Times New Roman"/>
          <w:color w:val="000000"/>
          <w:sz w:val="24"/>
          <w:szCs w:val="24"/>
          <w:lang w:eastAsia="en-CA"/>
        </w:rPr>
        <w:lastRenderedPageBreak/>
        <w:t xml:space="preserve">[3] </w:t>
      </w:r>
      <w:bookmarkEnd w:id="292"/>
      <w:r>
        <w:rPr>
          <w:rFonts w:ascii="Times New Roman" w:hAnsi="Times New Roman"/>
          <w:color w:val="000000"/>
          <w:sz w:val="24"/>
          <w:szCs w:val="24"/>
          <w:lang w:eastAsia="en-CA"/>
        </w:rPr>
        <w:t>Sen, M</w:t>
      </w:r>
      <w:proofErr w:type="gramStart"/>
      <w:r>
        <w:rPr>
          <w:rFonts w:ascii="Times New Roman" w:hAnsi="Times New Roman"/>
          <w:color w:val="000000"/>
          <w:sz w:val="24"/>
          <w:szCs w:val="24"/>
          <w:lang w:eastAsia="en-CA"/>
        </w:rPr>
        <w:t>. ,</w:t>
      </w:r>
      <w:proofErr w:type="gramEnd"/>
      <w:r>
        <w:rPr>
          <w:rFonts w:ascii="Times New Roman" w:hAnsi="Times New Roman"/>
          <w:color w:val="000000"/>
          <w:sz w:val="24"/>
          <w:szCs w:val="24"/>
          <w:lang w:eastAsia="en-CA"/>
        </w:rPr>
        <w:t xml:space="preserve"> </w:t>
      </w:r>
      <w:r>
        <w:rPr>
          <w:rFonts w:ascii="Times New Roman" w:hAnsi="Times New Roman"/>
        </w:rPr>
        <w:t>Cheng, J.J.R. ,</w:t>
      </w:r>
      <w:r w:rsidR="000006FA">
        <w:rPr>
          <w:rFonts w:ascii="Times New Roman" w:hAnsi="Times New Roman"/>
        </w:rPr>
        <w:t xml:space="preserve"> Murray, D. W. (2004) ; “Full-Scale Tests of Cold Bend Pipes” </w:t>
      </w:r>
      <w:r w:rsidR="006C1E37">
        <w:rPr>
          <w:rFonts w:ascii="Times New Roman" w:hAnsi="Times New Roman"/>
        </w:rPr>
        <w:t xml:space="preserve">Proceedings of IPC2004, International Pipeline Conference, IPC2004 </w:t>
      </w:r>
      <w:r w:rsidR="00A4254B">
        <w:rPr>
          <w:rFonts w:ascii="Times New Roman" w:hAnsi="Times New Roman"/>
        </w:rPr>
        <w:t>–</w:t>
      </w:r>
      <w:r w:rsidR="006C1E37">
        <w:rPr>
          <w:rFonts w:ascii="Times New Roman" w:hAnsi="Times New Roman"/>
        </w:rPr>
        <w:t xml:space="preserve"> 743</w:t>
      </w:r>
    </w:p>
    <w:p w:rsidR="00A4254B" w:rsidRDefault="00A4254B">
      <w:pPr>
        <w:rPr>
          <w:rFonts w:ascii="Times New Roman" w:hAnsi="Times New Roman"/>
        </w:rPr>
      </w:pPr>
      <w:del w:id="293" w:author="Celal" w:date="2012-04-26T18:31:00Z">
        <w:r w:rsidDel="000E3CCF">
          <w:rPr>
            <w:rFonts w:ascii="Times New Roman" w:hAnsi="Times New Roman"/>
          </w:rPr>
          <w:delText xml:space="preserve">[4] </w:delText>
        </w:r>
        <w:r w:rsidRPr="006F0CB2" w:rsidDel="000E3CCF">
          <w:rPr>
            <w:rFonts w:ascii="Times New Roman" w:hAnsi="Times New Roman"/>
          </w:rPr>
          <w:delText>Wang Y-Y.,et al (2011); “Second Generation Models for Strain-Based Design</w:delText>
        </w:r>
        <w:r w:rsidDel="000E3CCF">
          <w:rPr>
            <w:rFonts w:ascii="Times New Roman" w:hAnsi="Times New Roman"/>
          </w:rPr>
          <w:delText>. Contract PR-ABD-1-Project 2. Final Approved Report Prepared for the Design, Materials and Construction Technical Committee of Pipeline Research Council International, (PRCI)  Inc.</w:delText>
        </w:r>
      </w:del>
    </w:p>
    <w:p w:rsidR="00F37E4C" w:rsidRDefault="00F37E4C">
      <w:pPr>
        <w:rPr>
          <w:rFonts w:ascii="Times New Roman" w:hAnsi="Times New Roman"/>
        </w:rPr>
      </w:pPr>
      <w:r>
        <w:rPr>
          <w:rFonts w:ascii="Times New Roman" w:hAnsi="Times New Roman"/>
        </w:rPr>
        <w:t>[</w:t>
      </w:r>
      <w:del w:id="294" w:author="Celal" w:date="2012-04-26T18:31:00Z">
        <w:r w:rsidDel="00462D11">
          <w:rPr>
            <w:rFonts w:ascii="Times New Roman" w:hAnsi="Times New Roman"/>
          </w:rPr>
          <w:delText>5</w:delText>
        </w:r>
      </w:del>
      <w:del w:id="295" w:author="Celal" w:date="2012-05-01T03:27:00Z">
        <w:r w:rsidDel="00820DC2">
          <w:rPr>
            <w:rFonts w:ascii="Times New Roman" w:hAnsi="Times New Roman"/>
          </w:rPr>
          <w:delText>] Minnaar, K. , Gioielli, P.C. , Macia, M.L. , Bardi, F. , Biery, N. E. (2007); “Predictive FEA Modeling of Pressurized Full-Scale Tests” Proceedings of the 17</w:delText>
        </w:r>
        <w:r w:rsidRPr="001318B4" w:rsidDel="00820DC2">
          <w:rPr>
            <w:rFonts w:ascii="Times New Roman" w:hAnsi="Times New Roman"/>
          </w:rPr>
          <w:delText>th</w:delText>
        </w:r>
        <w:r w:rsidDel="00820DC2">
          <w:rPr>
            <w:rFonts w:ascii="Times New Roman" w:hAnsi="Times New Roman"/>
          </w:rPr>
          <w:delText xml:space="preserve"> International Offshore and Polar Engineering Conference , Lisbon, ISOPE, Vol 4,  pp 3114-3120</w:delText>
        </w:r>
      </w:del>
    </w:p>
    <w:p w:rsidR="00213C63" w:rsidRPr="00F37E4C" w:rsidRDefault="00F37E4C">
      <w:pPr>
        <w:jc w:val="both"/>
        <w:rPr>
          <w:rFonts w:ascii="Times New Roman" w:hAnsi="Times New Roman"/>
        </w:rPr>
        <w:pPrChange w:id="296" w:author="Celal" w:date="2012-04-27T14:51:00Z">
          <w:pPr/>
        </w:pPrChange>
      </w:pPr>
      <w:bookmarkStart w:id="297" w:name="sakimoto"/>
      <w:r>
        <w:rPr>
          <w:rFonts w:ascii="Times New Roman" w:hAnsi="Times New Roman"/>
        </w:rPr>
        <w:t>[</w:t>
      </w:r>
      <w:ins w:id="298" w:author="Celal" w:date="2012-05-01T03:27:00Z">
        <w:r w:rsidR="00820DC2">
          <w:rPr>
            <w:rFonts w:ascii="Times New Roman" w:hAnsi="Times New Roman"/>
          </w:rPr>
          <w:t>4</w:t>
        </w:r>
      </w:ins>
      <w:del w:id="299" w:author="Celal" w:date="2012-04-26T18:31:00Z">
        <w:r w:rsidDel="00462D11">
          <w:rPr>
            <w:rFonts w:ascii="Times New Roman" w:hAnsi="Times New Roman"/>
          </w:rPr>
          <w:delText>6</w:delText>
        </w:r>
      </w:del>
      <w:r>
        <w:rPr>
          <w:rFonts w:ascii="Times New Roman" w:hAnsi="Times New Roman"/>
        </w:rPr>
        <w:t>]</w:t>
      </w:r>
      <w:r w:rsidR="001318B4">
        <w:rPr>
          <w:rFonts w:ascii="Times New Roman" w:hAnsi="Times New Roman"/>
        </w:rPr>
        <w:t xml:space="preserve"> </w:t>
      </w:r>
      <w:bookmarkEnd w:id="297"/>
      <w:ins w:id="300" w:author="Celal" w:date="2012-04-27T14:46:00Z">
        <w:r w:rsidR="00361B80">
          <w:rPr>
            <w:rFonts w:ascii="Times New Roman" w:hAnsi="Times New Roman"/>
          </w:rPr>
          <w:t xml:space="preserve">Miki, C. , Kobayashi, T. , </w:t>
        </w:r>
        <w:proofErr w:type="spellStart"/>
        <w:r w:rsidR="00361B80">
          <w:rPr>
            <w:rFonts w:ascii="Times New Roman" w:hAnsi="Times New Roman"/>
          </w:rPr>
          <w:t>Oguchi</w:t>
        </w:r>
        <w:proofErr w:type="spellEnd"/>
        <w:r w:rsidR="00361B80">
          <w:rPr>
            <w:rFonts w:ascii="Times New Roman" w:hAnsi="Times New Roman"/>
          </w:rPr>
          <w:t xml:space="preserve">, N. , </w:t>
        </w:r>
      </w:ins>
      <w:ins w:id="301" w:author="Celal" w:date="2012-04-27T14:47:00Z">
        <w:r w:rsidR="00361B80">
          <w:rPr>
            <w:rFonts w:ascii="Times New Roman" w:hAnsi="Times New Roman"/>
          </w:rPr>
          <w:t xml:space="preserve">Uchida, T. , </w:t>
        </w:r>
        <w:proofErr w:type="spellStart"/>
        <w:r w:rsidR="00361B80">
          <w:rPr>
            <w:rFonts w:ascii="Times New Roman" w:hAnsi="Times New Roman"/>
          </w:rPr>
          <w:t>Suganuma</w:t>
        </w:r>
        <w:proofErr w:type="spellEnd"/>
        <w:r w:rsidR="00361B80">
          <w:rPr>
            <w:rFonts w:ascii="Times New Roman" w:hAnsi="Times New Roman"/>
          </w:rPr>
          <w:t xml:space="preserve">, A. , </w:t>
        </w:r>
        <w:proofErr w:type="spellStart"/>
        <w:r w:rsidR="00361B80">
          <w:rPr>
            <w:rFonts w:ascii="Times New Roman" w:hAnsi="Times New Roman"/>
          </w:rPr>
          <w:t>Katoh</w:t>
        </w:r>
        <w:proofErr w:type="spellEnd"/>
        <w:r w:rsidR="00361B80">
          <w:rPr>
            <w:rFonts w:ascii="Times New Roman" w:hAnsi="Times New Roman"/>
          </w:rPr>
          <w:t xml:space="preserve">, A. </w:t>
        </w:r>
      </w:ins>
      <w:ins w:id="302" w:author="Celal" w:date="2012-04-27T14:48:00Z">
        <w:r w:rsidR="00361B80">
          <w:rPr>
            <w:rFonts w:ascii="Times New Roman" w:hAnsi="Times New Roman"/>
          </w:rPr>
          <w:t>(2000) ; “</w:t>
        </w:r>
      </w:ins>
      <w:ins w:id="303" w:author="Celal" w:date="2012-04-27T14:50:00Z">
        <w:r w:rsidR="00361B80">
          <w:rPr>
            <w:rFonts w:ascii="Times New Roman" w:hAnsi="Times New Roman"/>
          </w:rPr>
          <w:t xml:space="preserve">Deformation and Fracture Properties of Steel Pipe Bend with Internal Pressure Subjected to </w:t>
        </w:r>
      </w:ins>
      <w:ins w:id="304" w:author="Celal" w:date="2012-04-27T14:51:00Z">
        <w:r w:rsidR="00361B80">
          <w:rPr>
            <w:rFonts w:ascii="Times New Roman" w:hAnsi="Times New Roman"/>
          </w:rPr>
          <w:t>In-Plane Bending</w:t>
        </w:r>
      </w:ins>
      <w:ins w:id="305" w:author="Celal" w:date="2012-04-27T14:49:00Z">
        <w:r w:rsidR="00361B80">
          <w:rPr>
            <w:rFonts w:ascii="Times New Roman" w:hAnsi="Times New Roman"/>
          </w:rPr>
          <w:t>”</w:t>
        </w:r>
      </w:ins>
      <w:ins w:id="306" w:author="Celal" w:date="2012-04-27T14:56:00Z">
        <w:r w:rsidR="00361B80">
          <w:rPr>
            <w:rFonts w:ascii="Times New Roman" w:hAnsi="Times New Roman"/>
          </w:rPr>
          <w:t>, Proceedings of the 12</w:t>
        </w:r>
        <w:r w:rsidR="00361B80" w:rsidRPr="00361B80">
          <w:rPr>
            <w:rFonts w:ascii="Times New Roman" w:hAnsi="Times New Roman"/>
            <w:vertAlign w:val="superscript"/>
            <w:rPrChange w:id="307" w:author="Celal" w:date="2012-04-27T14:56:00Z">
              <w:rPr>
                <w:rFonts w:ascii="Times New Roman" w:hAnsi="Times New Roman"/>
              </w:rPr>
            </w:rPrChange>
          </w:rPr>
          <w:t>th</w:t>
        </w:r>
        <w:r w:rsidR="00361B80">
          <w:rPr>
            <w:rFonts w:ascii="Times New Roman" w:hAnsi="Times New Roman"/>
          </w:rPr>
          <w:t xml:space="preserve"> World Conference on Earthquake Engineering </w:t>
        </w:r>
      </w:ins>
      <w:del w:id="308" w:author="Celal" w:date="2012-04-27T14:46:00Z">
        <w:r w:rsidR="001318B4" w:rsidDel="00361B80">
          <w:rPr>
            <w:rFonts w:ascii="Times New Roman" w:hAnsi="Times New Roman"/>
          </w:rPr>
          <w:delText>Sakimoto</w:delText>
        </w:r>
      </w:del>
      <w:del w:id="309" w:author="Celal" w:date="2012-04-27T14:49:00Z">
        <w:r w:rsidR="001318B4" w:rsidDel="00361B80">
          <w:rPr>
            <w:rFonts w:ascii="Times New Roman" w:hAnsi="Times New Roman"/>
          </w:rPr>
          <w:delText>, T. , Igi, S. , Kubo, T. , Ohata, M. , Minami, F. , (2009) ; “ The infl</w:delText>
        </w:r>
        <w:r w:rsidR="009631C6" w:rsidDel="00361B80">
          <w:rPr>
            <w:rFonts w:ascii="Times New Roman" w:hAnsi="Times New Roman"/>
          </w:rPr>
          <w:delText>uence of internal pressure on D</w:delText>
        </w:r>
        <w:r w:rsidR="001318B4" w:rsidDel="00361B80">
          <w:rPr>
            <w:rFonts w:ascii="Times New Roman" w:hAnsi="Times New Roman"/>
          </w:rPr>
          <w:delText>u</w:delText>
        </w:r>
        <w:r w:rsidR="009631C6" w:rsidDel="00361B80">
          <w:rPr>
            <w:rFonts w:ascii="Times New Roman" w:hAnsi="Times New Roman"/>
          </w:rPr>
          <w:delText>c</w:delText>
        </w:r>
        <w:r w:rsidR="001318B4" w:rsidDel="00361B80">
          <w:rPr>
            <w:rFonts w:ascii="Times New Roman" w:hAnsi="Times New Roman"/>
          </w:rPr>
          <w:delText>tile Fracture Behavior from a Surface Defect on a Pi</w:delText>
        </w:r>
      </w:del>
      <w:del w:id="310" w:author="Celal" w:date="2012-04-27T14:48:00Z">
        <w:r w:rsidR="001318B4" w:rsidDel="00361B80">
          <w:rPr>
            <w:rFonts w:ascii="Times New Roman" w:hAnsi="Times New Roman"/>
          </w:rPr>
          <w:delText>pe “ Proceeding of the 19</w:delText>
        </w:r>
        <w:r w:rsidR="001318B4" w:rsidRPr="001318B4" w:rsidDel="00361B80">
          <w:rPr>
            <w:rFonts w:ascii="Times New Roman" w:hAnsi="Times New Roman"/>
          </w:rPr>
          <w:delText>th</w:delText>
        </w:r>
        <w:r w:rsidR="001318B4" w:rsidDel="00361B80">
          <w:rPr>
            <w:rFonts w:ascii="Times New Roman" w:hAnsi="Times New Roman"/>
          </w:rPr>
          <w:delText xml:space="preserve"> International Offshore and Polar Engineering Conference</w:delText>
        </w:r>
      </w:del>
    </w:p>
    <w:sectPr w:rsidR="00213C63" w:rsidRPr="00F37E4C">
      <w:foot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3F75" w:rsidRDefault="002F3F75" w:rsidP="00D358F3">
      <w:pPr>
        <w:spacing w:after="0" w:line="240" w:lineRule="auto"/>
      </w:pPr>
      <w:r>
        <w:separator/>
      </w:r>
    </w:p>
  </w:endnote>
  <w:endnote w:type="continuationSeparator" w:id="0">
    <w:p w:rsidR="002F3F75" w:rsidRDefault="002F3F75" w:rsidP="00D35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2AF" w:usb1="09D77CFB" w:usb2="00000012" w:usb3="00000000" w:csb0="00080001" w:csb1="00000000"/>
  </w:font>
  <w:font w:name="AdvOTb748f40a.I">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dvOT19ee2aa8.B">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11" w:author="Celal" w:date="2012-05-01T04:05:00Z"/>
  <w:sdt>
    <w:sdtPr>
      <w:id w:val="1351221379"/>
      <w:docPartObj>
        <w:docPartGallery w:val="Page Numbers (Bottom of Page)"/>
        <w:docPartUnique/>
      </w:docPartObj>
    </w:sdtPr>
    <w:sdtEndPr/>
    <w:sdtContent>
      <w:customXmlInsRangeEnd w:id="311"/>
      <w:p w:rsidR="00D358F3" w:rsidRDefault="00D358F3">
        <w:pPr>
          <w:pStyle w:val="Footer"/>
        </w:pPr>
        <w:ins w:id="312" w:author="Celal" w:date="2012-05-01T04:05:00Z">
          <w:r>
            <w:rPr>
              <w:noProof/>
              <w:lang w:eastAsia="en-CA"/>
            </w:rPr>
            <mc:AlternateContent>
              <mc:Choice Requires="wps">
                <w:drawing>
                  <wp:anchor distT="0" distB="0" distL="114300" distR="114300" simplePos="0" relativeHeight="251659264" behindDoc="0" locked="0" layoutInCell="1" allowOverlap="1" wp14:editId="0DF8EF2B">
                    <wp:simplePos x="0" y="0"/>
                    <wp:positionH relativeFrom="rightMargin">
                      <wp:align>center</wp:align>
                    </wp:positionH>
                    <wp:positionV relativeFrom="bottomMargin">
                      <wp:align>center</wp:align>
                    </wp:positionV>
                    <wp:extent cx="565785" cy="191770"/>
                    <wp:effectExtent l="0" t="0" r="0" b="0"/>
                    <wp:wrapNone/>
                    <wp:docPr id="650" name="Rectangle 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D358F3" w:rsidRPr="00D358F3" w:rsidRDefault="00D358F3">
                                <w:pPr>
                                  <w:pBdr>
                                    <w:top w:val="single" w:sz="4" w:space="1" w:color="7F7F7F" w:themeColor="background1" w:themeShade="7F"/>
                                  </w:pBdr>
                                  <w:jc w:val="center"/>
                                  <w:rPr>
                                    <w:rPrChange w:id="313" w:author="Celal" w:date="2012-05-01T04:06:00Z">
                                      <w:rPr>
                                        <w:color w:val="C0504D" w:themeColor="accent2"/>
                                      </w:rPr>
                                    </w:rPrChange>
                                  </w:rPr>
                                </w:pPr>
                                <w:r w:rsidRPr="00D358F3">
                                  <w:fldChar w:fldCharType="begin"/>
                                </w:r>
                                <w:r w:rsidRPr="00D358F3">
                                  <w:instrText xml:space="preserve"> PAGE   \* MERGEFORMAT </w:instrText>
                                </w:r>
                                <w:r w:rsidRPr="00D358F3">
                                  <w:fldChar w:fldCharType="separate"/>
                                </w:r>
                                <w:r w:rsidR="0050778A">
                                  <w:rPr>
                                    <w:noProof/>
                                  </w:rPr>
                                  <w:t>11</w:t>
                                </w:r>
                                <w:r w:rsidRPr="00D358F3">
                                  <w:rPr>
                                    <w:noProof/>
                                    <w:rPrChange w:id="314" w:author="Celal" w:date="2012-05-01T04:06:00Z">
                                      <w:rPr>
                                        <w:noProof/>
                                        <w:color w:val="C0504D" w:themeColor="accent2"/>
                                      </w:rPr>
                                    </w:rPrChange>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650"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" filled="f" fillcolor="#c0504d" stroked="f" strokecolor="#5c83b4" strokeweight="2.25pt">
                    <v:textbox inset=",0,,0">
                      <w:txbxContent>
                        <w:p w:rsidR="00D358F3" w:rsidRPr="00D358F3" w:rsidRDefault="00D358F3">
                          <w:pPr>
                            <w:pBdr>
                              <w:top w:val="single" w:sz="4" w:space="1" w:color="7F7F7F" w:themeColor="background1" w:themeShade="7F"/>
                            </w:pBdr>
                            <w:jc w:val="center"/>
                            <w:rPr>
                              <w:rPrChange w:id="315" w:author="Celal" w:date="2012-05-01T04:06:00Z">
                                <w:rPr>
                                  <w:color w:val="C0504D" w:themeColor="accent2"/>
                                </w:rPr>
                              </w:rPrChange>
                            </w:rPr>
                          </w:pPr>
                          <w:r w:rsidRPr="00D358F3">
                            <w:fldChar w:fldCharType="begin"/>
                          </w:r>
                          <w:r w:rsidRPr="00D358F3">
                            <w:instrText xml:space="preserve"> PAGE   \* MERGEFORMAT </w:instrText>
                          </w:r>
                          <w:r w:rsidRPr="00D358F3">
                            <w:fldChar w:fldCharType="separate"/>
                          </w:r>
                          <w:r w:rsidR="0050778A">
                            <w:rPr>
                              <w:noProof/>
                            </w:rPr>
                            <w:t>11</w:t>
                          </w:r>
                          <w:r w:rsidRPr="00D358F3">
                            <w:rPr>
                              <w:noProof/>
                              <w:rPrChange w:id="316" w:author="Celal" w:date="2012-05-01T04:06:00Z">
                                <w:rPr>
                                  <w:noProof/>
                                  <w:color w:val="C0504D" w:themeColor="accent2"/>
                                </w:rPr>
                              </w:rPrChange>
                            </w:rPr>
                            <w:fldChar w:fldCharType="end"/>
                          </w:r>
                        </w:p>
                      </w:txbxContent>
                    </v:textbox>
                    <w10:wrap anchorx="margin" anchory="margin"/>
                  </v:rect>
                </w:pict>
              </mc:Fallback>
            </mc:AlternateContent>
          </w:r>
        </w:ins>
      </w:p>
      <w:customXmlInsRangeStart w:id="317" w:author="Celal" w:date="2012-05-01T04:05:00Z"/>
    </w:sdtContent>
  </w:sdt>
  <w:customXmlInsRangeEnd w:id="31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3F75" w:rsidRDefault="002F3F75" w:rsidP="00D358F3">
      <w:pPr>
        <w:spacing w:after="0" w:line="240" w:lineRule="auto"/>
      </w:pPr>
      <w:r>
        <w:separator/>
      </w:r>
    </w:p>
  </w:footnote>
  <w:footnote w:type="continuationSeparator" w:id="0">
    <w:p w:rsidR="002F3F75" w:rsidRDefault="002F3F75" w:rsidP="00D358F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0CE7"/>
    <w:rsid w:val="000006FA"/>
    <w:rsid w:val="00002B21"/>
    <w:rsid w:val="00005D52"/>
    <w:rsid w:val="0001777D"/>
    <w:rsid w:val="00023336"/>
    <w:rsid w:val="000271D5"/>
    <w:rsid w:val="00031634"/>
    <w:rsid w:val="000319B0"/>
    <w:rsid w:val="00037F4C"/>
    <w:rsid w:val="00043B47"/>
    <w:rsid w:val="00044260"/>
    <w:rsid w:val="00060919"/>
    <w:rsid w:val="000625A5"/>
    <w:rsid w:val="000776C1"/>
    <w:rsid w:val="00095C42"/>
    <w:rsid w:val="00096AC2"/>
    <w:rsid w:val="000B2174"/>
    <w:rsid w:val="000B2AF7"/>
    <w:rsid w:val="000B5891"/>
    <w:rsid w:val="000B7A12"/>
    <w:rsid w:val="000D2E53"/>
    <w:rsid w:val="000D41BB"/>
    <w:rsid w:val="000E3CCF"/>
    <w:rsid w:val="000E530A"/>
    <w:rsid w:val="0010055D"/>
    <w:rsid w:val="001318B4"/>
    <w:rsid w:val="00146987"/>
    <w:rsid w:val="00164DFA"/>
    <w:rsid w:val="00175F50"/>
    <w:rsid w:val="00196488"/>
    <w:rsid w:val="001A0E35"/>
    <w:rsid w:val="001B0A3E"/>
    <w:rsid w:val="001B5CDC"/>
    <w:rsid w:val="001C5AC7"/>
    <w:rsid w:val="001C65BE"/>
    <w:rsid w:val="001C7859"/>
    <w:rsid w:val="001D3613"/>
    <w:rsid w:val="001D4037"/>
    <w:rsid w:val="001D7954"/>
    <w:rsid w:val="001E4797"/>
    <w:rsid w:val="001E4DBA"/>
    <w:rsid w:val="001E5291"/>
    <w:rsid w:val="001F29A4"/>
    <w:rsid w:val="001F57DB"/>
    <w:rsid w:val="0020022A"/>
    <w:rsid w:val="00207549"/>
    <w:rsid w:val="00213C63"/>
    <w:rsid w:val="002209BC"/>
    <w:rsid w:val="002334E7"/>
    <w:rsid w:val="00237DD8"/>
    <w:rsid w:val="002426A6"/>
    <w:rsid w:val="00255303"/>
    <w:rsid w:val="00257360"/>
    <w:rsid w:val="00263BC8"/>
    <w:rsid w:val="002661D4"/>
    <w:rsid w:val="00266555"/>
    <w:rsid w:val="002A07FB"/>
    <w:rsid w:val="002A5427"/>
    <w:rsid w:val="002B4517"/>
    <w:rsid w:val="002C55DC"/>
    <w:rsid w:val="002C61A8"/>
    <w:rsid w:val="002E0943"/>
    <w:rsid w:val="002F3F75"/>
    <w:rsid w:val="002F51B6"/>
    <w:rsid w:val="003005E4"/>
    <w:rsid w:val="00305003"/>
    <w:rsid w:val="00330433"/>
    <w:rsid w:val="003423E9"/>
    <w:rsid w:val="003516A4"/>
    <w:rsid w:val="00361B80"/>
    <w:rsid w:val="0037048C"/>
    <w:rsid w:val="00376123"/>
    <w:rsid w:val="003B3262"/>
    <w:rsid w:val="003C1A45"/>
    <w:rsid w:val="003C7B9B"/>
    <w:rsid w:val="003D0403"/>
    <w:rsid w:val="003F5A45"/>
    <w:rsid w:val="003F65A5"/>
    <w:rsid w:val="00406015"/>
    <w:rsid w:val="00414A27"/>
    <w:rsid w:val="004221A6"/>
    <w:rsid w:val="0043417F"/>
    <w:rsid w:val="00445B1E"/>
    <w:rsid w:val="0045053A"/>
    <w:rsid w:val="00462D11"/>
    <w:rsid w:val="00475D2C"/>
    <w:rsid w:val="00486674"/>
    <w:rsid w:val="004D7261"/>
    <w:rsid w:val="004E06BC"/>
    <w:rsid w:val="004E556D"/>
    <w:rsid w:val="004F6AB9"/>
    <w:rsid w:val="004F73C1"/>
    <w:rsid w:val="0050778A"/>
    <w:rsid w:val="00515F9E"/>
    <w:rsid w:val="00526344"/>
    <w:rsid w:val="005438A9"/>
    <w:rsid w:val="00545A6B"/>
    <w:rsid w:val="00556650"/>
    <w:rsid w:val="00582306"/>
    <w:rsid w:val="005859EC"/>
    <w:rsid w:val="00593E30"/>
    <w:rsid w:val="005964E9"/>
    <w:rsid w:val="005C05C9"/>
    <w:rsid w:val="005C12C0"/>
    <w:rsid w:val="005D0DF3"/>
    <w:rsid w:val="005D1DF3"/>
    <w:rsid w:val="005D4587"/>
    <w:rsid w:val="005E627E"/>
    <w:rsid w:val="00603040"/>
    <w:rsid w:val="006035BA"/>
    <w:rsid w:val="0061117C"/>
    <w:rsid w:val="00617A76"/>
    <w:rsid w:val="00617CD4"/>
    <w:rsid w:val="00623054"/>
    <w:rsid w:val="00631F23"/>
    <w:rsid w:val="006626EE"/>
    <w:rsid w:val="006636C7"/>
    <w:rsid w:val="00671789"/>
    <w:rsid w:val="006774BE"/>
    <w:rsid w:val="00685074"/>
    <w:rsid w:val="00696594"/>
    <w:rsid w:val="006B7A8E"/>
    <w:rsid w:val="006C1E37"/>
    <w:rsid w:val="006C5660"/>
    <w:rsid w:val="006D1EEF"/>
    <w:rsid w:val="006D2A5F"/>
    <w:rsid w:val="006D4CE2"/>
    <w:rsid w:val="006D6F1D"/>
    <w:rsid w:val="006E40F3"/>
    <w:rsid w:val="006F7FD8"/>
    <w:rsid w:val="0070538B"/>
    <w:rsid w:val="00707AF1"/>
    <w:rsid w:val="00722301"/>
    <w:rsid w:val="007246A4"/>
    <w:rsid w:val="00753DD2"/>
    <w:rsid w:val="00757114"/>
    <w:rsid w:val="0076755F"/>
    <w:rsid w:val="007945D8"/>
    <w:rsid w:val="0079789D"/>
    <w:rsid w:val="007C6A03"/>
    <w:rsid w:val="007E6210"/>
    <w:rsid w:val="007E6E47"/>
    <w:rsid w:val="00803C2E"/>
    <w:rsid w:val="00805E86"/>
    <w:rsid w:val="00820DC2"/>
    <w:rsid w:val="0082746A"/>
    <w:rsid w:val="00835D48"/>
    <w:rsid w:val="0084113F"/>
    <w:rsid w:val="00847D81"/>
    <w:rsid w:val="0086394A"/>
    <w:rsid w:val="00865E9F"/>
    <w:rsid w:val="00866018"/>
    <w:rsid w:val="008671E3"/>
    <w:rsid w:val="0087549D"/>
    <w:rsid w:val="00876C97"/>
    <w:rsid w:val="0088278F"/>
    <w:rsid w:val="00890496"/>
    <w:rsid w:val="008A77D1"/>
    <w:rsid w:val="008D1AC0"/>
    <w:rsid w:val="008D3693"/>
    <w:rsid w:val="008D6FD7"/>
    <w:rsid w:val="009025FB"/>
    <w:rsid w:val="0091265E"/>
    <w:rsid w:val="009161BA"/>
    <w:rsid w:val="00916B2E"/>
    <w:rsid w:val="009271B4"/>
    <w:rsid w:val="00927BB7"/>
    <w:rsid w:val="009309CC"/>
    <w:rsid w:val="00933C46"/>
    <w:rsid w:val="00935A2C"/>
    <w:rsid w:val="0093624A"/>
    <w:rsid w:val="00941613"/>
    <w:rsid w:val="00952508"/>
    <w:rsid w:val="009631C6"/>
    <w:rsid w:val="00971493"/>
    <w:rsid w:val="00983FBF"/>
    <w:rsid w:val="00987845"/>
    <w:rsid w:val="009B277C"/>
    <w:rsid w:val="009E1F09"/>
    <w:rsid w:val="009E4F10"/>
    <w:rsid w:val="009E77BA"/>
    <w:rsid w:val="009E7CD1"/>
    <w:rsid w:val="00A16ABC"/>
    <w:rsid w:val="00A17AF1"/>
    <w:rsid w:val="00A3639D"/>
    <w:rsid w:val="00A4254B"/>
    <w:rsid w:val="00A4547B"/>
    <w:rsid w:val="00A57AF5"/>
    <w:rsid w:val="00A57F67"/>
    <w:rsid w:val="00A63944"/>
    <w:rsid w:val="00A64B75"/>
    <w:rsid w:val="00A81C45"/>
    <w:rsid w:val="00A82C96"/>
    <w:rsid w:val="00AC625A"/>
    <w:rsid w:val="00AD37B8"/>
    <w:rsid w:val="00AE0369"/>
    <w:rsid w:val="00AF6AD8"/>
    <w:rsid w:val="00B05CC2"/>
    <w:rsid w:val="00B13BDE"/>
    <w:rsid w:val="00B237D6"/>
    <w:rsid w:val="00B23C02"/>
    <w:rsid w:val="00B257F2"/>
    <w:rsid w:val="00B333EB"/>
    <w:rsid w:val="00B505D9"/>
    <w:rsid w:val="00B51797"/>
    <w:rsid w:val="00B9186D"/>
    <w:rsid w:val="00B91C92"/>
    <w:rsid w:val="00B92546"/>
    <w:rsid w:val="00BA1D9D"/>
    <w:rsid w:val="00BA4E9E"/>
    <w:rsid w:val="00BA7DE8"/>
    <w:rsid w:val="00BC1118"/>
    <w:rsid w:val="00BC3D04"/>
    <w:rsid w:val="00BD7284"/>
    <w:rsid w:val="00BE1B80"/>
    <w:rsid w:val="00BE2D8B"/>
    <w:rsid w:val="00BE4104"/>
    <w:rsid w:val="00C22844"/>
    <w:rsid w:val="00C239F1"/>
    <w:rsid w:val="00C368C9"/>
    <w:rsid w:val="00C42609"/>
    <w:rsid w:val="00C66D3C"/>
    <w:rsid w:val="00C7148B"/>
    <w:rsid w:val="00CA2489"/>
    <w:rsid w:val="00CB0CE7"/>
    <w:rsid w:val="00CB42CE"/>
    <w:rsid w:val="00CC39BC"/>
    <w:rsid w:val="00CC4A94"/>
    <w:rsid w:val="00CC73A3"/>
    <w:rsid w:val="00CE5092"/>
    <w:rsid w:val="00CE6968"/>
    <w:rsid w:val="00CE6D5E"/>
    <w:rsid w:val="00CF1C5D"/>
    <w:rsid w:val="00D0252B"/>
    <w:rsid w:val="00D1300C"/>
    <w:rsid w:val="00D3113B"/>
    <w:rsid w:val="00D358F3"/>
    <w:rsid w:val="00D42962"/>
    <w:rsid w:val="00D73718"/>
    <w:rsid w:val="00D77719"/>
    <w:rsid w:val="00D859EC"/>
    <w:rsid w:val="00D92B3A"/>
    <w:rsid w:val="00DB7B57"/>
    <w:rsid w:val="00DC76E2"/>
    <w:rsid w:val="00E047C1"/>
    <w:rsid w:val="00E07B5F"/>
    <w:rsid w:val="00E215D3"/>
    <w:rsid w:val="00E23739"/>
    <w:rsid w:val="00E324A5"/>
    <w:rsid w:val="00E340C2"/>
    <w:rsid w:val="00E86086"/>
    <w:rsid w:val="00E96880"/>
    <w:rsid w:val="00E979CF"/>
    <w:rsid w:val="00EA32E4"/>
    <w:rsid w:val="00EB0A8C"/>
    <w:rsid w:val="00ED1378"/>
    <w:rsid w:val="00EF2A49"/>
    <w:rsid w:val="00EF3C22"/>
    <w:rsid w:val="00F37E4C"/>
    <w:rsid w:val="00F6037F"/>
    <w:rsid w:val="00F64D4F"/>
    <w:rsid w:val="00F6510C"/>
    <w:rsid w:val="00F657A3"/>
    <w:rsid w:val="00F65D27"/>
    <w:rsid w:val="00F74F3A"/>
    <w:rsid w:val="00F82B12"/>
    <w:rsid w:val="00F8499C"/>
    <w:rsid w:val="00F95814"/>
    <w:rsid w:val="00FA37CB"/>
    <w:rsid w:val="00FC080F"/>
    <w:rsid w:val="00FC4199"/>
    <w:rsid w:val="00FF314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44260"/>
    <w:rPr>
      <w:b/>
      <w:bCs/>
      <w:sz w:val="20"/>
      <w:szCs w:val="20"/>
    </w:rPr>
  </w:style>
  <w:style w:type="paragraph" w:styleId="BalloonText">
    <w:name w:val="Balloon Text"/>
    <w:basedOn w:val="Normal"/>
    <w:link w:val="BalloonTextChar"/>
    <w:uiPriority w:val="99"/>
    <w:semiHidden/>
    <w:unhideWhenUsed/>
    <w:rsid w:val="00BE1B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BE1B80"/>
    <w:rPr>
      <w:rFonts w:ascii="Tahoma" w:hAnsi="Tahoma" w:cs="Tahoma"/>
      <w:sz w:val="16"/>
      <w:szCs w:val="16"/>
      <w:lang w:eastAsia="en-US"/>
    </w:rPr>
  </w:style>
  <w:style w:type="character" w:styleId="CommentReference">
    <w:name w:val="annotation reference"/>
    <w:uiPriority w:val="99"/>
    <w:semiHidden/>
    <w:unhideWhenUsed/>
    <w:rsid w:val="00002B21"/>
    <w:rPr>
      <w:sz w:val="16"/>
      <w:szCs w:val="16"/>
    </w:rPr>
  </w:style>
  <w:style w:type="paragraph" w:styleId="CommentText">
    <w:name w:val="annotation text"/>
    <w:basedOn w:val="Normal"/>
    <w:link w:val="CommentTextChar"/>
    <w:uiPriority w:val="99"/>
    <w:semiHidden/>
    <w:unhideWhenUsed/>
    <w:rsid w:val="00002B21"/>
    <w:rPr>
      <w:sz w:val="20"/>
      <w:szCs w:val="20"/>
    </w:rPr>
  </w:style>
  <w:style w:type="character" w:customStyle="1" w:styleId="CommentTextChar">
    <w:name w:val="Comment Text Char"/>
    <w:link w:val="CommentText"/>
    <w:uiPriority w:val="99"/>
    <w:semiHidden/>
    <w:rsid w:val="00002B21"/>
    <w:rPr>
      <w:lang w:eastAsia="en-US"/>
    </w:rPr>
  </w:style>
  <w:style w:type="paragraph" w:styleId="CommentSubject">
    <w:name w:val="annotation subject"/>
    <w:basedOn w:val="CommentText"/>
    <w:next w:val="CommentText"/>
    <w:link w:val="CommentSubjectChar"/>
    <w:uiPriority w:val="99"/>
    <w:semiHidden/>
    <w:unhideWhenUsed/>
    <w:rsid w:val="00002B21"/>
    <w:rPr>
      <w:b/>
      <w:bCs/>
    </w:rPr>
  </w:style>
  <w:style w:type="character" w:customStyle="1" w:styleId="CommentSubjectChar">
    <w:name w:val="Comment Subject Char"/>
    <w:link w:val="CommentSubject"/>
    <w:uiPriority w:val="99"/>
    <w:semiHidden/>
    <w:rsid w:val="00002B21"/>
    <w:rPr>
      <w:b/>
      <w:bCs/>
      <w:lang w:eastAsia="en-US"/>
    </w:rPr>
  </w:style>
  <w:style w:type="character" w:styleId="PlaceholderText">
    <w:name w:val="Placeholder Text"/>
    <w:basedOn w:val="DefaultParagraphFont"/>
    <w:uiPriority w:val="99"/>
    <w:semiHidden/>
    <w:rsid w:val="00631F23"/>
    <w:rPr>
      <w:color w:val="808080"/>
    </w:rPr>
  </w:style>
  <w:style w:type="paragraph" w:styleId="Header">
    <w:name w:val="header"/>
    <w:basedOn w:val="Normal"/>
    <w:link w:val="HeaderChar"/>
    <w:uiPriority w:val="99"/>
    <w:unhideWhenUsed/>
    <w:rsid w:val="00D358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58F3"/>
    <w:rPr>
      <w:sz w:val="22"/>
      <w:szCs w:val="22"/>
      <w:lang w:eastAsia="en-US"/>
    </w:rPr>
  </w:style>
  <w:style w:type="paragraph" w:styleId="Footer">
    <w:name w:val="footer"/>
    <w:basedOn w:val="Normal"/>
    <w:link w:val="FooterChar"/>
    <w:uiPriority w:val="99"/>
    <w:unhideWhenUsed/>
    <w:rsid w:val="00D358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8F3"/>
    <w:rPr>
      <w:sz w:val="22"/>
      <w:szCs w:val="22"/>
      <w:lang w:eastAsia="en-US"/>
    </w:rPr>
  </w:style>
  <w:style w:type="table" w:styleId="TableGrid">
    <w:name w:val="Table Grid"/>
    <w:basedOn w:val="TableNormal"/>
    <w:uiPriority w:val="59"/>
    <w:rsid w:val="00CC39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44260"/>
    <w:rPr>
      <w:b/>
      <w:bCs/>
      <w:sz w:val="20"/>
      <w:szCs w:val="20"/>
    </w:rPr>
  </w:style>
  <w:style w:type="paragraph" w:styleId="BalloonText">
    <w:name w:val="Balloon Text"/>
    <w:basedOn w:val="Normal"/>
    <w:link w:val="BalloonTextChar"/>
    <w:uiPriority w:val="99"/>
    <w:semiHidden/>
    <w:unhideWhenUsed/>
    <w:rsid w:val="00BE1B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BE1B80"/>
    <w:rPr>
      <w:rFonts w:ascii="Tahoma" w:hAnsi="Tahoma" w:cs="Tahoma"/>
      <w:sz w:val="16"/>
      <w:szCs w:val="16"/>
      <w:lang w:eastAsia="en-US"/>
    </w:rPr>
  </w:style>
  <w:style w:type="character" w:styleId="CommentReference">
    <w:name w:val="annotation reference"/>
    <w:uiPriority w:val="99"/>
    <w:semiHidden/>
    <w:unhideWhenUsed/>
    <w:rsid w:val="00002B21"/>
    <w:rPr>
      <w:sz w:val="16"/>
      <w:szCs w:val="16"/>
    </w:rPr>
  </w:style>
  <w:style w:type="paragraph" w:styleId="CommentText">
    <w:name w:val="annotation text"/>
    <w:basedOn w:val="Normal"/>
    <w:link w:val="CommentTextChar"/>
    <w:uiPriority w:val="99"/>
    <w:semiHidden/>
    <w:unhideWhenUsed/>
    <w:rsid w:val="00002B21"/>
    <w:rPr>
      <w:sz w:val="20"/>
      <w:szCs w:val="20"/>
    </w:rPr>
  </w:style>
  <w:style w:type="character" w:customStyle="1" w:styleId="CommentTextChar">
    <w:name w:val="Comment Text Char"/>
    <w:link w:val="CommentText"/>
    <w:uiPriority w:val="99"/>
    <w:semiHidden/>
    <w:rsid w:val="00002B21"/>
    <w:rPr>
      <w:lang w:eastAsia="en-US"/>
    </w:rPr>
  </w:style>
  <w:style w:type="paragraph" w:styleId="CommentSubject">
    <w:name w:val="annotation subject"/>
    <w:basedOn w:val="CommentText"/>
    <w:next w:val="CommentText"/>
    <w:link w:val="CommentSubjectChar"/>
    <w:uiPriority w:val="99"/>
    <w:semiHidden/>
    <w:unhideWhenUsed/>
    <w:rsid w:val="00002B21"/>
    <w:rPr>
      <w:b/>
      <w:bCs/>
    </w:rPr>
  </w:style>
  <w:style w:type="character" w:customStyle="1" w:styleId="CommentSubjectChar">
    <w:name w:val="Comment Subject Char"/>
    <w:link w:val="CommentSubject"/>
    <w:uiPriority w:val="99"/>
    <w:semiHidden/>
    <w:rsid w:val="00002B21"/>
    <w:rPr>
      <w:b/>
      <w:bCs/>
      <w:lang w:eastAsia="en-US"/>
    </w:rPr>
  </w:style>
  <w:style w:type="character" w:styleId="PlaceholderText">
    <w:name w:val="Placeholder Text"/>
    <w:basedOn w:val="DefaultParagraphFont"/>
    <w:uiPriority w:val="99"/>
    <w:semiHidden/>
    <w:rsid w:val="00631F23"/>
    <w:rPr>
      <w:color w:val="808080"/>
    </w:rPr>
  </w:style>
  <w:style w:type="paragraph" w:styleId="Header">
    <w:name w:val="header"/>
    <w:basedOn w:val="Normal"/>
    <w:link w:val="HeaderChar"/>
    <w:uiPriority w:val="99"/>
    <w:unhideWhenUsed/>
    <w:rsid w:val="00D358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58F3"/>
    <w:rPr>
      <w:sz w:val="22"/>
      <w:szCs w:val="22"/>
      <w:lang w:eastAsia="en-US"/>
    </w:rPr>
  </w:style>
  <w:style w:type="paragraph" w:styleId="Footer">
    <w:name w:val="footer"/>
    <w:basedOn w:val="Normal"/>
    <w:link w:val="FooterChar"/>
    <w:uiPriority w:val="99"/>
    <w:unhideWhenUsed/>
    <w:rsid w:val="00D358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8F3"/>
    <w:rPr>
      <w:sz w:val="22"/>
      <w:szCs w:val="22"/>
      <w:lang w:eastAsia="en-US"/>
    </w:rPr>
  </w:style>
  <w:style w:type="table" w:styleId="TableGrid">
    <w:name w:val="Table Grid"/>
    <w:basedOn w:val="TableNormal"/>
    <w:uiPriority w:val="59"/>
    <w:rsid w:val="00CC39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0027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4865529308836395"/>
          <c:y val="5.1400554097404488E-2"/>
          <c:w val="0.7180113735783028"/>
          <c:h val="0.71440179352580924"/>
        </c:manualLayout>
      </c:layout>
      <c:lineChart>
        <c:grouping val="standard"/>
        <c:varyColors val="0"/>
        <c:ser>
          <c:idx val="0"/>
          <c:order val="0"/>
          <c:tx>
            <c:strRef>
              <c:f>Sheet1!$E$2</c:f>
              <c:strCache>
                <c:ptCount val="1"/>
                <c:pt idx="0">
                  <c:v>Max PEEQ compression side</c:v>
                </c:pt>
              </c:strCache>
            </c:strRef>
          </c:tx>
          <c:spPr>
            <a:ln>
              <a:solidFill>
                <a:schemeClr val="tx1"/>
              </a:solidFill>
            </a:ln>
          </c:spPr>
          <c:marker>
            <c:symbol val="none"/>
          </c:marker>
          <c:cat>
            <c:numRef>
              <c:f>Sheet1!$D$3:$D$91</c:f>
              <c:numCache>
                <c:formatCode>0</c:formatCode>
                <c:ptCount val="89"/>
                <c:pt idx="0">
                  <c:v>0</c:v>
                </c:pt>
                <c:pt idx="1">
                  <c:v>4.6717199999999997</c:v>
                </c:pt>
                <c:pt idx="2">
                  <c:v>5.8396499999999998</c:v>
                </c:pt>
                <c:pt idx="3">
                  <c:v>7.0075799999999999</c:v>
                </c:pt>
                <c:pt idx="4">
                  <c:v>8.1755099999999992</c:v>
                </c:pt>
                <c:pt idx="5">
                  <c:v>9.3434399999999993</c:v>
                </c:pt>
                <c:pt idx="6">
                  <c:v>11.0953</c:v>
                </c:pt>
                <c:pt idx="7">
                  <c:v>12.847200000000001</c:v>
                </c:pt>
                <c:pt idx="8">
                  <c:v>14.5991</c:v>
                </c:pt>
                <c:pt idx="9">
                  <c:v>16.350999999999999</c:v>
                </c:pt>
                <c:pt idx="10">
                  <c:v>18.102900000000002</c:v>
                </c:pt>
                <c:pt idx="11">
                  <c:v>20.730799999999999</c:v>
                </c:pt>
                <c:pt idx="12">
                  <c:v>24.672499999999999</c:v>
                </c:pt>
                <c:pt idx="13">
                  <c:v>30.5852</c:v>
                </c:pt>
                <c:pt idx="14">
                  <c:v>32.063299999999998</c:v>
                </c:pt>
                <c:pt idx="15">
                  <c:v>33.541499999999999</c:v>
                </c:pt>
                <c:pt idx="16">
                  <c:v>35.758699999999997</c:v>
                </c:pt>
                <c:pt idx="17">
                  <c:v>39.084600000000002</c:v>
                </c:pt>
                <c:pt idx="18">
                  <c:v>44.073399999999999</c:v>
                </c:pt>
                <c:pt idx="19">
                  <c:v>49.062199999999997</c:v>
                </c:pt>
                <c:pt idx="20">
                  <c:v>54.051000000000002</c:v>
                </c:pt>
                <c:pt idx="21">
                  <c:v>61.534199999999998</c:v>
                </c:pt>
                <c:pt idx="22">
                  <c:v>63.405000000000001</c:v>
                </c:pt>
                <c:pt idx="23">
                  <c:v>65.275700000000001</c:v>
                </c:pt>
                <c:pt idx="24">
                  <c:v>68.081900000000005</c:v>
                </c:pt>
                <c:pt idx="25">
                  <c:v>72.291200000000003</c:v>
                </c:pt>
                <c:pt idx="26">
                  <c:v>78.605199999999996</c:v>
                </c:pt>
                <c:pt idx="27">
                  <c:v>80.972899999999996</c:v>
                </c:pt>
                <c:pt idx="28">
                  <c:v>84.524500000000003</c:v>
                </c:pt>
                <c:pt idx="29">
                  <c:v>89.851900000000001</c:v>
                </c:pt>
                <c:pt idx="30">
                  <c:v>97.843000000000004</c:v>
                </c:pt>
                <c:pt idx="31">
                  <c:v>99.840699999999998</c:v>
                </c:pt>
                <c:pt idx="32">
                  <c:v>101.839</c:v>
                </c:pt>
                <c:pt idx="33">
                  <c:v>104.83499999999999</c:v>
                </c:pt>
                <c:pt idx="34">
                  <c:v>107.83199999999999</c:v>
                </c:pt>
                <c:pt idx="35">
                  <c:v>110.828</c:v>
                </c:pt>
                <c:pt idx="36">
                  <c:v>113.825</c:v>
                </c:pt>
                <c:pt idx="37">
                  <c:v>118.32</c:v>
                </c:pt>
                <c:pt idx="38">
                  <c:v>125.063</c:v>
                </c:pt>
                <c:pt idx="39">
                  <c:v>127.59099999999999</c:v>
                </c:pt>
                <c:pt idx="40">
                  <c:v>131.38399999999999</c:v>
                </c:pt>
                <c:pt idx="41">
                  <c:v>137.07300000000001</c:v>
                </c:pt>
                <c:pt idx="42">
                  <c:v>139.20599999999999</c:v>
                </c:pt>
                <c:pt idx="43">
                  <c:v>142.40600000000001</c:v>
                </c:pt>
                <c:pt idx="44">
                  <c:v>147.20599999999999</c:v>
                </c:pt>
                <c:pt idx="45">
                  <c:v>154.40600000000001</c:v>
                </c:pt>
                <c:pt idx="46">
                  <c:v>157.10599999999999</c:v>
                </c:pt>
                <c:pt idx="47">
                  <c:v>161.15600000000001</c:v>
                </c:pt>
                <c:pt idx="48">
                  <c:v>167.23099999999999</c:v>
                </c:pt>
                <c:pt idx="49">
                  <c:v>169.51</c:v>
                </c:pt>
                <c:pt idx="50">
                  <c:v>172.92699999999999</c:v>
                </c:pt>
                <c:pt idx="51">
                  <c:v>178.053</c:v>
                </c:pt>
                <c:pt idx="52">
                  <c:v>185.74100000000001</c:v>
                </c:pt>
                <c:pt idx="53">
                  <c:v>193.43</c:v>
                </c:pt>
                <c:pt idx="54">
                  <c:v>201.119</c:v>
                </c:pt>
                <c:pt idx="55">
                  <c:v>208.80799999999999</c:v>
                </c:pt>
                <c:pt idx="56">
                  <c:v>216.49600000000001</c:v>
                </c:pt>
                <c:pt idx="57">
                  <c:v>224.185</c:v>
                </c:pt>
                <c:pt idx="58">
                  <c:v>235.71799999999999</c:v>
                </c:pt>
                <c:pt idx="59">
                  <c:v>247.25200000000001</c:v>
                </c:pt>
                <c:pt idx="60">
                  <c:v>258.78500000000003</c:v>
                </c:pt>
                <c:pt idx="61">
                  <c:v>261.66800000000001</c:v>
                </c:pt>
                <c:pt idx="62">
                  <c:v>264.55099999999999</c:v>
                </c:pt>
                <c:pt idx="63">
                  <c:v>267.435</c:v>
                </c:pt>
                <c:pt idx="64">
                  <c:v>268.51600000000002</c:v>
                </c:pt>
                <c:pt idx="65">
                  <c:v>270.13799999999998</c:v>
                </c:pt>
                <c:pt idx="66">
                  <c:v>272.57</c:v>
                </c:pt>
                <c:pt idx="67">
                  <c:v>273.483</c:v>
                </c:pt>
                <c:pt idx="68">
                  <c:v>274.851</c:v>
                </c:pt>
                <c:pt idx="69">
                  <c:v>276.904</c:v>
                </c:pt>
                <c:pt idx="70">
                  <c:v>277.67399999999998</c:v>
                </c:pt>
                <c:pt idx="71">
                  <c:v>278.82799999999997</c:v>
                </c:pt>
                <c:pt idx="72">
                  <c:v>280.56</c:v>
                </c:pt>
                <c:pt idx="73">
                  <c:v>281.20999999999998</c:v>
                </c:pt>
                <c:pt idx="74">
                  <c:v>282.18400000000003</c:v>
                </c:pt>
                <c:pt idx="75">
                  <c:v>283.64499999999998</c:v>
                </c:pt>
                <c:pt idx="76">
                  <c:v>285.83699999999999</c:v>
                </c:pt>
                <c:pt idx="77">
                  <c:v>286.38499999999999</c:v>
                </c:pt>
                <c:pt idx="78">
                  <c:v>286.93299999999999</c:v>
                </c:pt>
                <c:pt idx="79">
                  <c:v>287.755</c:v>
                </c:pt>
                <c:pt idx="80">
                  <c:v>288.988</c:v>
                </c:pt>
                <c:pt idx="81">
                  <c:v>290.221</c:v>
                </c:pt>
                <c:pt idx="82">
                  <c:v>290.529</c:v>
                </c:pt>
                <c:pt idx="83">
                  <c:v>290.83800000000002</c:v>
                </c:pt>
                <c:pt idx="84">
                  <c:v>291.3</c:v>
                </c:pt>
                <c:pt idx="85">
                  <c:v>291.47300000000001</c:v>
                </c:pt>
                <c:pt idx="86">
                  <c:v>291.733</c:v>
                </c:pt>
                <c:pt idx="87">
                  <c:v>291.99299999999999</c:v>
                </c:pt>
                <c:pt idx="88">
                  <c:v>300</c:v>
                </c:pt>
              </c:numCache>
            </c:numRef>
          </c:cat>
          <c:val>
            <c:numRef>
              <c:f>Sheet1!$E$3:$E$91</c:f>
              <c:numCache>
                <c:formatCode>0.00E+00</c:formatCode>
                <c:ptCount val="89"/>
                <c:pt idx="0">
                  <c:v>0</c:v>
                </c:pt>
                <c:pt idx="1">
                  <c:v>3.69937E-3</c:v>
                </c:pt>
                <c:pt idx="2">
                  <c:v>1.0999200000000001E-2</c:v>
                </c:pt>
                <c:pt idx="3">
                  <c:v>1.92026E-2</c:v>
                </c:pt>
                <c:pt idx="4">
                  <c:v>2.7860699999999999E-2</c:v>
                </c:pt>
                <c:pt idx="5">
                  <c:v>3.6968000000000001E-2</c:v>
                </c:pt>
                <c:pt idx="6">
                  <c:v>5.16058E-2</c:v>
                </c:pt>
                <c:pt idx="7">
                  <c:v>6.5758899999999995E-2</c:v>
                </c:pt>
                <c:pt idx="8">
                  <c:v>7.90294E-2</c:v>
                </c:pt>
                <c:pt idx="9">
                  <c:v>9.1140899999999997E-2</c:v>
                </c:pt>
                <c:pt idx="10">
                  <c:v>0.102197</c:v>
                </c:pt>
                <c:pt idx="11">
                  <c:v>0.117004</c:v>
                </c:pt>
                <c:pt idx="12">
                  <c:v>0.13608999999999999</c:v>
                </c:pt>
                <c:pt idx="13">
                  <c:v>0.159745</c:v>
                </c:pt>
                <c:pt idx="14">
                  <c:v>0.164994</c:v>
                </c:pt>
                <c:pt idx="15">
                  <c:v>0.170012</c:v>
                </c:pt>
                <c:pt idx="16">
                  <c:v>0.17713899999999999</c:v>
                </c:pt>
                <c:pt idx="17">
                  <c:v>0.187031</c:v>
                </c:pt>
                <c:pt idx="18">
                  <c:v>0.200347</c:v>
                </c:pt>
                <c:pt idx="19">
                  <c:v>0.21218799999999999</c:v>
                </c:pt>
                <c:pt idx="20">
                  <c:v>0.22281500000000001</c:v>
                </c:pt>
                <c:pt idx="21">
                  <c:v>0.23683599999999999</c:v>
                </c:pt>
                <c:pt idx="22">
                  <c:v>0.240065</c:v>
                </c:pt>
                <c:pt idx="23">
                  <c:v>0.24318699999999999</c:v>
                </c:pt>
                <c:pt idx="24">
                  <c:v>0.24767400000000001</c:v>
                </c:pt>
                <c:pt idx="25">
                  <c:v>0.253996</c:v>
                </c:pt>
                <c:pt idx="26">
                  <c:v>0.26266400000000001</c:v>
                </c:pt>
                <c:pt idx="27">
                  <c:v>0.265712</c:v>
                </c:pt>
                <c:pt idx="28">
                  <c:v>0.27007300000000001</c:v>
                </c:pt>
                <c:pt idx="29">
                  <c:v>0.27618100000000001</c:v>
                </c:pt>
                <c:pt idx="30">
                  <c:v>0.28448899999999999</c:v>
                </c:pt>
                <c:pt idx="31">
                  <c:v>0.28644399999999998</c:v>
                </c:pt>
                <c:pt idx="32">
                  <c:v>0.28834799999999999</c:v>
                </c:pt>
                <c:pt idx="33">
                  <c:v>0.29111300000000001</c:v>
                </c:pt>
                <c:pt idx="34">
                  <c:v>0.29377599999999998</c:v>
                </c:pt>
                <c:pt idx="35">
                  <c:v>0.296344</c:v>
                </c:pt>
                <c:pt idx="36">
                  <c:v>0.29882300000000001</c:v>
                </c:pt>
                <c:pt idx="37">
                  <c:v>0.30238399999999999</c:v>
                </c:pt>
                <c:pt idx="38">
                  <c:v>0.30741000000000002</c:v>
                </c:pt>
                <c:pt idx="39">
                  <c:v>0.30921799999999999</c:v>
                </c:pt>
                <c:pt idx="40">
                  <c:v>0.31184899999999999</c:v>
                </c:pt>
                <c:pt idx="41">
                  <c:v>0.31562600000000002</c:v>
                </c:pt>
                <c:pt idx="42">
                  <c:v>0.31699899999999998</c:v>
                </c:pt>
                <c:pt idx="43">
                  <c:v>0.31901299999999999</c:v>
                </c:pt>
                <c:pt idx="44">
                  <c:v>0.32194499999999998</c:v>
                </c:pt>
                <c:pt idx="45">
                  <c:v>0.32616099999999998</c:v>
                </c:pt>
                <c:pt idx="46">
                  <c:v>0.32769599999999999</c:v>
                </c:pt>
                <c:pt idx="47">
                  <c:v>0.32995000000000002</c:v>
                </c:pt>
                <c:pt idx="48">
                  <c:v>0.33321299999999998</c:v>
                </c:pt>
                <c:pt idx="49">
                  <c:v>0.33440900000000001</c:v>
                </c:pt>
                <c:pt idx="50">
                  <c:v>0.33617999999999998</c:v>
                </c:pt>
                <c:pt idx="51">
                  <c:v>0.33879300000000001</c:v>
                </c:pt>
                <c:pt idx="52">
                  <c:v>0.34263399999999999</c:v>
                </c:pt>
                <c:pt idx="53">
                  <c:v>0.34633900000000001</c:v>
                </c:pt>
                <c:pt idx="54">
                  <c:v>0.34989999999999999</c:v>
                </c:pt>
                <c:pt idx="55">
                  <c:v>0.35331000000000001</c:v>
                </c:pt>
                <c:pt idx="56">
                  <c:v>0.356549</c:v>
                </c:pt>
                <c:pt idx="57">
                  <c:v>0.35958200000000001</c:v>
                </c:pt>
                <c:pt idx="58">
                  <c:v>0.36360300000000001</c:v>
                </c:pt>
                <c:pt idx="59">
                  <c:v>0.36686000000000002</c:v>
                </c:pt>
                <c:pt idx="60">
                  <c:v>0.36895</c:v>
                </c:pt>
                <c:pt idx="61">
                  <c:v>0.369251</c:v>
                </c:pt>
                <c:pt idx="62">
                  <c:v>0.369452</c:v>
                </c:pt>
                <c:pt idx="63">
                  <c:v>0.369556</c:v>
                </c:pt>
                <c:pt idx="64">
                  <c:v>0.36955900000000003</c:v>
                </c:pt>
                <c:pt idx="65">
                  <c:v>0.36955900000000003</c:v>
                </c:pt>
                <c:pt idx="66">
                  <c:v>0.36955900000000003</c:v>
                </c:pt>
                <c:pt idx="67">
                  <c:v>0.36955900000000003</c:v>
                </c:pt>
                <c:pt idx="68">
                  <c:v>0.36955900000000003</c:v>
                </c:pt>
                <c:pt idx="69">
                  <c:v>0.36955900000000003</c:v>
                </c:pt>
                <c:pt idx="70">
                  <c:v>0.36955900000000003</c:v>
                </c:pt>
                <c:pt idx="71">
                  <c:v>0.36955900000000003</c:v>
                </c:pt>
                <c:pt idx="72">
                  <c:v>0.36955900000000003</c:v>
                </c:pt>
                <c:pt idx="73">
                  <c:v>0.36955900000000003</c:v>
                </c:pt>
                <c:pt idx="74">
                  <c:v>0.36955900000000003</c:v>
                </c:pt>
                <c:pt idx="75">
                  <c:v>0.36955900000000003</c:v>
                </c:pt>
                <c:pt idx="76">
                  <c:v>0.36955900000000003</c:v>
                </c:pt>
                <c:pt idx="77">
                  <c:v>0.36955900000000003</c:v>
                </c:pt>
                <c:pt idx="78">
                  <c:v>0.36955900000000003</c:v>
                </c:pt>
                <c:pt idx="79">
                  <c:v>0.36955900000000003</c:v>
                </c:pt>
                <c:pt idx="80">
                  <c:v>0.36955900000000003</c:v>
                </c:pt>
                <c:pt idx="81">
                  <c:v>0.36955900000000003</c:v>
                </c:pt>
                <c:pt idx="82">
                  <c:v>0.36955900000000003</c:v>
                </c:pt>
                <c:pt idx="83">
                  <c:v>0.36955900000000003</c:v>
                </c:pt>
                <c:pt idx="84">
                  <c:v>0.36955900000000003</c:v>
                </c:pt>
                <c:pt idx="85">
                  <c:v>0.36958800000000003</c:v>
                </c:pt>
                <c:pt idx="86">
                  <c:v>0.36979299999999998</c:v>
                </c:pt>
                <c:pt idx="87">
                  <c:v>0.37010100000000001</c:v>
                </c:pt>
              </c:numCache>
            </c:numRef>
          </c:val>
          <c:smooth val="0"/>
        </c:ser>
        <c:ser>
          <c:idx val="1"/>
          <c:order val="1"/>
          <c:tx>
            <c:strRef>
              <c:f>Sheet1!$F$2</c:f>
              <c:strCache>
                <c:ptCount val="1"/>
                <c:pt idx="0">
                  <c:v>Max PEEQ tension side</c:v>
                </c:pt>
              </c:strCache>
            </c:strRef>
          </c:tx>
          <c:spPr>
            <a:ln>
              <a:solidFill>
                <a:schemeClr val="tx1"/>
              </a:solidFill>
              <a:prstDash val="dash"/>
            </a:ln>
          </c:spPr>
          <c:marker>
            <c:symbol val="none"/>
          </c:marker>
          <c:cat>
            <c:numRef>
              <c:f>Sheet1!$D$3:$D$91</c:f>
              <c:numCache>
                <c:formatCode>0</c:formatCode>
                <c:ptCount val="89"/>
                <c:pt idx="0">
                  <c:v>0</c:v>
                </c:pt>
                <c:pt idx="1">
                  <c:v>4.6717199999999997</c:v>
                </c:pt>
                <c:pt idx="2">
                  <c:v>5.8396499999999998</c:v>
                </c:pt>
                <c:pt idx="3">
                  <c:v>7.0075799999999999</c:v>
                </c:pt>
                <c:pt idx="4">
                  <c:v>8.1755099999999992</c:v>
                </c:pt>
                <c:pt idx="5">
                  <c:v>9.3434399999999993</c:v>
                </c:pt>
                <c:pt idx="6">
                  <c:v>11.0953</c:v>
                </c:pt>
                <c:pt idx="7">
                  <c:v>12.847200000000001</c:v>
                </c:pt>
                <c:pt idx="8">
                  <c:v>14.5991</c:v>
                </c:pt>
                <c:pt idx="9">
                  <c:v>16.350999999999999</c:v>
                </c:pt>
                <c:pt idx="10">
                  <c:v>18.102900000000002</c:v>
                </c:pt>
                <c:pt idx="11">
                  <c:v>20.730799999999999</c:v>
                </c:pt>
                <c:pt idx="12">
                  <c:v>24.672499999999999</c:v>
                </c:pt>
                <c:pt idx="13">
                  <c:v>30.5852</c:v>
                </c:pt>
                <c:pt idx="14">
                  <c:v>32.063299999999998</c:v>
                </c:pt>
                <c:pt idx="15">
                  <c:v>33.541499999999999</c:v>
                </c:pt>
                <c:pt idx="16">
                  <c:v>35.758699999999997</c:v>
                </c:pt>
                <c:pt idx="17">
                  <c:v>39.084600000000002</c:v>
                </c:pt>
                <c:pt idx="18">
                  <c:v>44.073399999999999</c:v>
                </c:pt>
                <c:pt idx="19">
                  <c:v>49.062199999999997</c:v>
                </c:pt>
                <c:pt idx="20">
                  <c:v>54.051000000000002</c:v>
                </c:pt>
                <c:pt idx="21">
                  <c:v>61.534199999999998</c:v>
                </c:pt>
                <c:pt idx="22">
                  <c:v>63.405000000000001</c:v>
                </c:pt>
                <c:pt idx="23">
                  <c:v>65.275700000000001</c:v>
                </c:pt>
                <c:pt idx="24">
                  <c:v>68.081900000000005</c:v>
                </c:pt>
                <c:pt idx="25">
                  <c:v>72.291200000000003</c:v>
                </c:pt>
                <c:pt idx="26">
                  <c:v>78.605199999999996</c:v>
                </c:pt>
                <c:pt idx="27">
                  <c:v>80.972899999999996</c:v>
                </c:pt>
                <c:pt idx="28">
                  <c:v>84.524500000000003</c:v>
                </c:pt>
                <c:pt idx="29">
                  <c:v>89.851900000000001</c:v>
                </c:pt>
                <c:pt idx="30">
                  <c:v>97.843000000000004</c:v>
                </c:pt>
                <c:pt idx="31">
                  <c:v>99.840699999999998</c:v>
                </c:pt>
                <c:pt idx="32">
                  <c:v>101.839</c:v>
                </c:pt>
                <c:pt idx="33">
                  <c:v>104.83499999999999</c:v>
                </c:pt>
                <c:pt idx="34">
                  <c:v>107.83199999999999</c:v>
                </c:pt>
                <c:pt idx="35">
                  <c:v>110.828</c:v>
                </c:pt>
                <c:pt idx="36">
                  <c:v>113.825</c:v>
                </c:pt>
                <c:pt idx="37">
                  <c:v>118.32</c:v>
                </c:pt>
                <c:pt idx="38">
                  <c:v>125.063</c:v>
                </c:pt>
                <c:pt idx="39">
                  <c:v>127.59099999999999</c:v>
                </c:pt>
                <c:pt idx="40">
                  <c:v>131.38399999999999</c:v>
                </c:pt>
                <c:pt idx="41">
                  <c:v>137.07300000000001</c:v>
                </c:pt>
                <c:pt idx="42">
                  <c:v>139.20599999999999</c:v>
                </c:pt>
                <c:pt idx="43">
                  <c:v>142.40600000000001</c:v>
                </c:pt>
                <c:pt idx="44">
                  <c:v>147.20599999999999</c:v>
                </c:pt>
                <c:pt idx="45">
                  <c:v>154.40600000000001</c:v>
                </c:pt>
                <c:pt idx="46">
                  <c:v>157.10599999999999</c:v>
                </c:pt>
                <c:pt idx="47">
                  <c:v>161.15600000000001</c:v>
                </c:pt>
                <c:pt idx="48">
                  <c:v>167.23099999999999</c:v>
                </c:pt>
                <c:pt idx="49">
                  <c:v>169.51</c:v>
                </c:pt>
                <c:pt idx="50">
                  <c:v>172.92699999999999</c:v>
                </c:pt>
                <c:pt idx="51">
                  <c:v>178.053</c:v>
                </c:pt>
                <c:pt idx="52">
                  <c:v>185.74100000000001</c:v>
                </c:pt>
                <c:pt idx="53">
                  <c:v>193.43</c:v>
                </c:pt>
                <c:pt idx="54">
                  <c:v>201.119</c:v>
                </c:pt>
                <c:pt idx="55">
                  <c:v>208.80799999999999</c:v>
                </c:pt>
                <c:pt idx="56">
                  <c:v>216.49600000000001</c:v>
                </c:pt>
                <c:pt idx="57">
                  <c:v>224.185</c:v>
                </c:pt>
                <c:pt idx="58">
                  <c:v>235.71799999999999</c:v>
                </c:pt>
                <c:pt idx="59">
                  <c:v>247.25200000000001</c:v>
                </c:pt>
                <c:pt idx="60">
                  <c:v>258.78500000000003</c:v>
                </c:pt>
                <c:pt idx="61">
                  <c:v>261.66800000000001</c:v>
                </c:pt>
                <c:pt idx="62">
                  <c:v>264.55099999999999</c:v>
                </c:pt>
                <c:pt idx="63">
                  <c:v>267.435</c:v>
                </c:pt>
                <c:pt idx="64">
                  <c:v>268.51600000000002</c:v>
                </c:pt>
                <c:pt idx="65">
                  <c:v>270.13799999999998</c:v>
                </c:pt>
                <c:pt idx="66">
                  <c:v>272.57</c:v>
                </c:pt>
                <c:pt idx="67">
                  <c:v>273.483</c:v>
                </c:pt>
                <c:pt idx="68">
                  <c:v>274.851</c:v>
                </c:pt>
                <c:pt idx="69">
                  <c:v>276.904</c:v>
                </c:pt>
                <c:pt idx="70">
                  <c:v>277.67399999999998</c:v>
                </c:pt>
                <c:pt idx="71">
                  <c:v>278.82799999999997</c:v>
                </c:pt>
                <c:pt idx="72">
                  <c:v>280.56</c:v>
                </c:pt>
                <c:pt idx="73">
                  <c:v>281.20999999999998</c:v>
                </c:pt>
                <c:pt idx="74">
                  <c:v>282.18400000000003</c:v>
                </c:pt>
                <c:pt idx="75">
                  <c:v>283.64499999999998</c:v>
                </c:pt>
                <c:pt idx="76">
                  <c:v>285.83699999999999</c:v>
                </c:pt>
                <c:pt idx="77">
                  <c:v>286.38499999999999</c:v>
                </c:pt>
                <c:pt idx="78">
                  <c:v>286.93299999999999</c:v>
                </c:pt>
                <c:pt idx="79">
                  <c:v>287.755</c:v>
                </c:pt>
                <c:pt idx="80">
                  <c:v>288.988</c:v>
                </c:pt>
                <c:pt idx="81">
                  <c:v>290.221</c:v>
                </c:pt>
                <c:pt idx="82">
                  <c:v>290.529</c:v>
                </c:pt>
                <c:pt idx="83">
                  <c:v>290.83800000000002</c:v>
                </c:pt>
                <c:pt idx="84">
                  <c:v>291.3</c:v>
                </c:pt>
                <c:pt idx="85">
                  <c:v>291.47300000000001</c:v>
                </c:pt>
                <c:pt idx="86">
                  <c:v>291.733</c:v>
                </c:pt>
                <c:pt idx="87">
                  <c:v>291.99299999999999</c:v>
                </c:pt>
                <c:pt idx="88">
                  <c:v>300</c:v>
                </c:pt>
              </c:numCache>
            </c:numRef>
          </c:cat>
          <c:val>
            <c:numRef>
              <c:f>Sheet1!$F$3:$F$91</c:f>
              <c:numCache>
                <c:formatCode>0.00E+00</c:formatCode>
                <c:ptCount val="89"/>
                <c:pt idx="0">
                  <c:v>0</c:v>
                </c:pt>
                <c:pt idx="1">
                  <c:v>0</c:v>
                </c:pt>
                <c:pt idx="2">
                  <c:v>0</c:v>
                </c:pt>
                <c:pt idx="3">
                  <c:v>0</c:v>
                </c:pt>
                <c:pt idx="4">
                  <c:v>0</c:v>
                </c:pt>
                <c:pt idx="5">
                  <c:v>3.85215E-4</c:v>
                </c:pt>
                <c:pt idx="6">
                  <c:v>1.77937E-3</c:v>
                </c:pt>
                <c:pt idx="7">
                  <c:v>3.4973299999999999E-3</c:v>
                </c:pt>
                <c:pt idx="8">
                  <c:v>5.4029100000000004E-3</c:v>
                </c:pt>
                <c:pt idx="9">
                  <c:v>7.4070799999999999E-3</c:v>
                </c:pt>
                <c:pt idx="10">
                  <c:v>9.4837700000000007E-3</c:v>
                </c:pt>
                <c:pt idx="11">
                  <c:v>1.25259E-2</c:v>
                </c:pt>
                <c:pt idx="12">
                  <c:v>1.6532100000000001E-2</c:v>
                </c:pt>
                <c:pt idx="13">
                  <c:v>2.1393599999999999E-2</c:v>
                </c:pt>
                <c:pt idx="14">
                  <c:v>2.2484799999999999E-2</c:v>
                </c:pt>
                <c:pt idx="15">
                  <c:v>2.35304E-2</c:v>
                </c:pt>
                <c:pt idx="16">
                  <c:v>2.5031000000000001E-2</c:v>
                </c:pt>
                <c:pt idx="17">
                  <c:v>2.71652E-2</c:v>
                </c:pt>
                <c:pt idx="18">
                  <c:v>3.0160699999999999E-2</c:v>
                </c:pt>
                <c:pt idx="19">
                  <c:v>3.3005600000000003E-2</c:v>
                </c:pt>
                <c:pt idx="20">
                  <c:v>3.576E-2</c:v>
                </c:pt>
                <c:pt idx="21">
                  <c:v>3.9847800000000003E-2</c:v>
                </c:pt>
                <c:pt idx="22">
                  <c:v>4.0855500000000003E-2</c:v>
                </c:pt>
                <c:pt idx="23">
                  <c:v>4.1866100000000003E-2</c:v>
                </c:pt>
                <c:pt idx="24">
                  <c:v>4.3387000000000002E-2</c:v>
                </c:pt>
                <c:pt idx="25">
                  <c:v>4.5754099999999999E-2</c:v>
                </c:pt>
                <c:pt idx="26">
                  <c:v>4.9565999999999999E-2</c:v>
                </c:pt>
                <c:pt idx="27">
                  <c:v>5.1073599999999997E-2</c:v>
                </c:pt>
                <c:pt idx="28">
                  <c:v>5.35314E-2</c:v>
                </c:pt>
                <c:pt idx="29">
                  <c:v>5.7747800000000002E-2</c:v>
                </c:pt>
                <c:pt idx="30">
                  <c:v>6.6458699999999996E-2</c:v>
                </c:pt>
                <c:pt idx="31">
                  <c:v>6.8986699999999998E-2</c:v>
                </c:pt>
                <c:pt idx="32">
                  <c:v>7.1937299999999996E-2</c:v>
                </c:pt>
                <c:pt idx="33">
                  <c:v>7.8010399999999994E-2</c:v>
                </c:pt>
                <c:pt idx="34">
                  <c:v>8.5985900000000004E-2</c:v>
                </c:pt>
                <c:pt idx="35">
                  <c:v>9.4983399999999996E-2</c:v>
                </c:pt>
                <c:pt idx="36">
                  <c:v>0.10473200000000001</c:v>
                </c:pt>
                <c:pt idx="37">
                  <c:v>0.12020400000000001</c:v>
                </c:pt>
                <c:pt idx="38">
                  <c:v>0.14447499999999999</c:v>
                </c:pt>
                <c:pt idx="39">
                  <c:v>0.15365100000000001</c:v>
                </c:pt>
                <c:pt idx="40">
                  <c:v>0.16763900000000001</c:v>
                </c:pt>
                <c:pt idx="41">
                  <c:v>0.18939300000000001</c:v>
                </c:pt>
                <c:pt idx="42">
                  <c:v>0.19772000000000001</c:v>
                </c:pt>
                <c:pt idx="43">
                  <c:v>0.21042</c:v>
                </c:pt>
                <c:pt idx="44">
                  <c:v>0.229521</c:v>
                </c:pt>
                <c:pt idx="45">
                  <c:v>0.25818200000000002</c:v>
                </c:pt>
                <c:pt idx="46">
                  <c:v>0.26880100000000001</c:v>
                </c:pt>
                <c:pt idx="47">
                  <c:v>0.28503899999999999</c:v>
                </c:pt>
                <c:pt idx="48">
                  <c:v>0.31129400000000002</c:v>
                </c:pt>
                <c:pt idx="49">
                  <c:v>0.32126199999999999</c:v>
                </c:pt>
                <c:pt idx="50">
                  <c:v>0.33635700000000002</c:v>
                </c:pt>
                <c:pt idx="51">
                  <c:v>0.359232</c:v>
                </c:pt>
                <c:pt idx="52">
                  <c:v>0.39435900000000002</c:v>
                </c:pt>
                <c:pt idx="53">
                  <c:v>0.43207899999999999</c:v>
                </c:pt>
                <c:pt idx="54">
                  <c:v>0.47216999999999998</c:v>
                </c:pt>
                <c:pt idx="55">
                  <c:v>0.51441700000000001</c:v>
                </c:pt>
                <c:pt idx="56">
                  <c:v>0.55905199999999999</c:v>
                </c:pt>
                <c:pt idx="57">
                  <c:v>0.60723300000000002</c:v>
                </c:pt>
                <c:pt idx="58">
                  <c:v>0.68978200000000001</c:v>
                </c:pt>
                <c:pt idx="59">
                  <c:v>0.78746499999999997</c:v>
                </c:pt>
                <c:pt idx="60">
                  <c:v>0.90846499999999997</c:v>
                </c:pt>
                <c:pt idx="61">
                  <c:v>0.94219299999999995</c:v>
                </c:pt>
                <c:pt idx="62">
                  <c:v>0.977213</c:v>
                </c:pt>
                <c:pt idx="63">
                  <c:v>1.01311</c:v>
                </c:pt>
                <c:pt idx="64">
                  <c:v>1.0270600000000001</c:v>
                </c:pt>
                <c:pt idx="65">
                  <c:v>1.04887</c:v>
                </c:pt>
                <c:pt idx="66">
                  <c:v>1.0853999999999999</c:v>
                </c:pt>
                <c:pt idx="67">
                  <c:v>1.09927</c:v>
                </c:pt>
                <c:pt idx="68">
                  <c:v>1.1189</c:v>
                </c:pt>
                <c:pt idx="69">
                  <c:v>1.14872</c:v>
                </c:pt>
                <c:pt idx="70">
                  <c:v>1.1600999999999999</c:v>
                </c:pt>
                <c:pt idx="71">
                  <c:v>1.1772100000000001</c:v>
                </c:pt>
                <c:pt idx="72">
                  <c:v>1.2067300000000001</c:v>
                </c:pt>
                <c:pt idx="73">
                  <c:v>1.21828</c:v>
                </c:pt>
                <c:pt idx="74">
                  <c:v>1.23421</c:v>
                </c:pt>
                <c:pt idx="75">
                  <c:v>1.2576700000000001</c:v>
                </c:pt>
                <c:pt idx="76">
                  <c:v>1.29467</c:v>
                </c:pt>
                <c:pt idx="77">
                  <c:v>1.30511</c:v>
                </c:pt>
                <c:pt idx="78">
                  <c:v>1.31559</c:v>
                </c:pt>
                <c:pt idx="79">
                  <c:v>1.33362</c:v>
                </c:pt>
                <c:pt idx="80">
                  <c:v>1.36215</c:v>
                </c:pt>
                <c:pt idx="81">
                  <c:v>1.38974</c:v>
                </c:pt>
                <c:pt idx="82">
                  <c:v>1.3978600000000001</c:v>
                </c:pt>
                <c:pt idx="83">
                  <c:v>1.40469</c:v>
                </c:pt>
                <c:pt idx="84">
                  <c:v>1.4155</c:v>
                </c:pt>
                <c:pt idx="85">
                  <c:v>1.42048</c:v>
                </c:pt>
                <c:pt idx="86">
                  <c:v>1.4277899999999999</c:v>
                </c:pt>
                <c:pt idx="87">
                  <c:v>1.4373</c:v>
                </c:pt>
              </c:numCache>
            </c:numRef>
          </c:val>
          <c:smooth val="0"/>
        </c:ser>
        <c:ser>
          <c:idx val="2"/>
          <c:order val="2"/>
          <c:tx>
            <c:strRef>
              <c:f>Sheet1!$G$2</c:f>
              <c:strCache>
                <c:ptCount val="1"/>
                <c:pt idx="0">
                  <c:v>Max PEEQ No Internal Pressure</c:v>
                </c:pt>
              </c:strCache>
            </c:strRef>
          </c:tx>
          <c:spPr>
            <a:ln>
              <a:solidFill>
                <a:schemeClr val="tx1"/>
              </a:solidFill>
              <a:prstDash val="sysDot"/>
            </a:ln>
          </c:spPr>
          <c:marker>
            <c:symbol val="none"/>
          </c:marker>
          <c:val>
            <c:numRef>
              <c:f>Sheet1!$G$3:$G$81</c:f>
              <c:numCache>
                <c:formatCode>0.00E+00</c:formatCode>
                <c:ptCount val="79"/>
                <c:pt idx="0">
                  <c:v>0</c:v>
                </c:pt>
                <c:pt idx="1">
                  <c:v>0</c:v>
                </c:pt>
                <c:pt idx="2">
                  <c:v>0</c:v>
                </c:pt>
                <c:pt idx="3">
                  <c:v>7.1109600000000004E-4</c:v>
                </c:pt>
                <c:pt idx="4">
                  <c:v>1.1285100000000001E-3</c:v>
                </c:pt>
                <c:pt idx="5">
                  <c:v>1.8477700000000001E-3</c:v>
                </c:pt>
                <c:pt idx="6">
                  <c:v>2.2209299999999999E-3</c:v>
                </c:pt>
                <c:pt idx="7">
                  <c:v>2.65833E-3</c:v>
                </c:pt>
                <c:pt idx="8">
                  <c:v>3.1498799999999999E-3</c:v>
                </c:pt>
                <c:pt idx="9">
                  <c:v>4.3758499999999997E-3</c:v>
                </c:pt>
                <c:pt idx="10">
                  <c:v>7.4674399999999997E-3</c:v>
                </c:pt>
                <c:pt idx="11">
                  <c:v>1.1706299999999999E-2</c:v>
                </c:pt>
                <c:pt idx="12">
                  <c:v>1.6895199999999999E-2</c:v>
                </c:pt>
                <c:pt idx="13">
                  <c:v>2.6044999999999999E-2</c:v>
                </c:pt>
                <c:pt idx="14">
                  <c:v>4.0306300000000003E-2</c:v>
                </c:pt>
                <c:pt idx="15">
                  <c:v>6.0177599999999998E-2</c:v>
                </c:pt>
                <c:pt idx="16">
                  <c:v>6.6886399999999999E-2</c:v>
                </c:pt>
                <c:pt idx="17">
                  <c:v>7.65792E-2</c:v>
                </c:pt>
                <c:pt idx="18">
                  <c:v>8.9772500000000005E-2</c:v>
                </c:pt>
                <c:pt idx="19">
                  <c:v>0.106378</c:v>
                </c:pt>
                <c:pt idx="20">
                  <c:v>0.11931899999999999</c:v>
                </c:pt>
                <c:pt idx="21">
                  <c:v>0.12216399999999999</c:v>
                </c:pt>
                <c:pt idx="22">
                  <c:v>0.12486700000000001</c:v>
                </c:pt>
                <c:pt idx="23">
                  <c:v>0.12865699999999999</c:v>
                </c:pt>
                <c:pt idx="24">
                  <c:v>0.13379199999999999</c:v>
                </c:pt>
                <c:pt idx="25">
                  <c:v>0.14063400000000001</c:v>
                </c:pt>
                <c:pt idx="26">
                  <c:v>0.14671600000000001</c:v>
                </c:pt>
                <c:pt idx="27">
                  <c:v>0.15221299999999999</c:v>
                </c:pt>
                <c:pt idx="28">
                  <c:v>0.159444</c:v>
                </c:pt>
                <c:pt idx="29">
                  <c:v>0.16577700000000001</c:v>
                </c:pt>
                <c:pt idx="30">
                  <c:v>0.171518</c:v>
                </c:pt>
                <c:pt idx="31">
                  <c:v>0.17691000000000001</c:v>
                </c:pt>
                <c:pt idx="32">
                  <c:v>0.18448000000000001</c:v>
                </c:pt>
                <c:pt idx="33">
                  <c:v>0.191584</c:v>
                </c:pt>
                <c:pt idx="34">
                  <c:v>0.19814599999999999</c:v>
                </c:pt>
                <c:pt idx="35">
                  <c:v>0.20433000000000001</c:v>
                </c:pt>
                <c:pt idx="36">
                  <c:v>0.210199</c:v>
                </c:pt>
                <c:pt idx="37">
                  <c:v>0.21237400000000001</c:v>
                </c:pt>
                <c:pt idx="38">
                  <c:v>0.21554000000000001</c:v>
                </c:pt>
                <c:pt idx="39">
                  <c:v>0.22015100000000001</c:v>
                </c:pt>
                <c:pt idx="40">
                  <c:v>0.22677900000000001</c:v>
                </c:pt>
                <c:pt idx="41">
                  <c:v>0.229236</c:v>
                </c:pt>
                <c:pt idx="42">
                  <c:v>0.23283499999999999</c:v>
                </c:pt>
                <c:pt idx="43">
                  <c:v>0.238097</c:v>
                </c:pt>
                <c:pt idx="44">
                  <c:v>0.245697</c:v>
                </c:pt>
                <c:pt idx="45">
                  <c:v>0.25300499999999998</c:v>
                </c:pt>
                <c:pt idx="46">
                  <c:v>0.25997500000000001</c:v>
                </c:pt>
                <c:pt idx="47">
                  <c:v>0.26660899999999998</c:v>
                </c:pt>
                <c:pt idx="48">
                  <c:v>0.27293699999999999</c:v>
                </c:pt>
                <c:pt idx="49">
                  <c:v>0.28189500000000001</c:v>
                </c:pt>
                <c:pt idx="50">
                  <c:v>0.285134</c:v>
                </c:pt>
                <c:pt idx="51">
                  <c:v>0.28984300000000002</c:v>
                </c:pt>
                <c:pt idx="52">
                  <c:v>0.29658099999999998</c:v>
                </c:pt>
                <c:pt idx="53">
                  <c:v>0.30598900000000001</c:v>
                </c:pt>
                <c:pt idx="54">
                  <c:v>0.30823200000000001</c:v>
                </c:pt>
                <c:pt idx="55">
                  <c:v>0.31043399999999999</c:v>
                </c:pt>
                <c:pt idx="56">
                  <c:v>0.31365900000000002</c:v>
                </c:pt>
                <c:pt idx="57">
                  <c:v>0.318328</c:v>
                </c:pt>
                <c:pt idx="58">
                  <c:v>0.32504499999999997</c:v>
                </c:pt>
                <c:pt idx="59">
                  <c:v>0.32745999999999997</c:v>
                </c:pt>
                <c:pt idx="60">
                  <c:v>0.331042</c:v>
                </c:pt>
                <c:pt idx="61">
                  <c:v>0.33627699999999999</c:v>
                </c:pt>
                <c:pt idx="62">
                  <c:v>0.34379900000000002</c:v>
                </c:pt>
                <c:pt idx="63">
                  <c:v>0.346501</c:v>
                </c:pt>
                <c:pt idx="64">
                  <c:v>0.35051399999999999</c:v>
                </c:pt>
                <c:pt idx="65">
                  <c:v>0.35633999999999999</c:v>
                </c:pt>
                <c:pt idx="66">
                  <c:v>0.36465599999999998</c:v>
                </c:pt>
                <c:pt idx="67">
                  <c:v>0.37239800000000001</c:v>
                </c:pt>
                <c:pt idx="68">
                  <c:v>0.37965399999999999</c:v>
                </c:pt>
                <c:pt idx="69">
                  <c:v>0.38650000000000001</c:v>
                </c:pt>
                <c:pt idx="70">
                  <c:v>0.38891599999999998</c:v>
                </c:pt>
                <c:pt idx="71">
                  <c:v>0.39250699999999999</c:v>
                </c:pt>
                <c:pt idx="72">
                  <c:v>0.39778400000000003</c:v>
                </c:pt>
                <c:pt idx="73">
                  <c:v>0.39967900000000001</c:v>
                </c:pt>
                <c:pt idx="74">
                  <c:v>0.40253</c:v>
                </c:pt>
                <c:pt idx="75">
                  <c:v>0.40678599999999998</c:v>
                </c:pt>
                <c:pt idx="76">
                  <c:v>0.41316000000000003</c:v>
                </c:pt>
                <c:pt idx="77">
                  <c:v>0.419433</c:v>
                </c:pt>
                <c:pt idx="78">
                  <c:v>0.42114099999999999</c:v>
                </c:pt>
              </c:numCache>
            </c:numRef>
          </c:val>
          <c:smooth val="0"/>
        </c:ser>
        <c:dLbls>
          <c:showLegendKey val="0"/>
          <c:showVal val="0"/>
          <c:showCatName val="0"/>
          <c:showSerName val="0"/>
          <c:showPercent val="0"/>
          <c:showBubbleSize val="0"/>
        </c:dLbls>
        <c:marker val="1"/>
        <c:smooth val="0"/>
        <c:axId val="180125696"/>
        <c:axId val="195580416"/>
      </c:lineChart>
      <c:catAx>
        <c:axId val="180125696"/>
        <c:scaling>
          <c:orientation val="minMax"/>
        </c:scaling>
        <c:delete val="0"/>
        <c:axPos val="b"/>
        <c:title>
          <c:tx>
            <c:rich>
              <a:bodyPr/>
              <a:lstStyle/>
              <a:p>
                <a:pPr>
                  <a:defRPr sz="999" b="1" i="0" u="none" strike="noStrike" baseline="0">
                    <a:solidFill>
                      <a:srgbClr val="000000"/>
                    </a:solidFill>
                    <a:latin typeface="Calibri"/>
                    <a:ea typeface="Calibri"/>
                    <a:cs typeface="Calibri"/>
                  </a:defRPr>
                </a:pPr>
                <a:r>
                  <a:rPr lang="en-CA"/>
                  <a:t>Displacement (mm)</a:t>
                </a:r>
              </a:p>
            </c:rich>
          </c:tx>
          <c:overlay val="0"/>
        </c:title>
        <c:numFmt formatCode="#,##0_);\(#,##0\)" sourceLinked="0"/>
        <c:majorTickMark val="out"/>
        <c:minorTickMark val="none"/>
        <c:tickLblPos val="nextTo"/>
        <c:crossAx val="195580416"/>
        <c:crosses val="autoZero"/>
        <c:auto val="1"/>
        <c:lblAlgn val="ctr"/>
        <c:lblOffset val="100"/>
        <c:tickLblSkip val="12"/>
        <c:tickMarkSkip val="12"/>
        <c:noMultiLvlLbl val="0"/>
      </c:catAx>
      <c:valAx>
        <c:axId val="195580416"/>
        <c:scaling>
          <c:orientation val="minMax"/>
        </c:scaling>
        <c:delete val="0"/>
        <c:axPos val="l"/>
        <c:title>
          <c:tx>
            <c:rich>
              <a:bodyPr/>
              <a:lstStyle/>
              <a:p>
                <a:pPr>
                  <a:defRPr sz="999" b="1" i="0" u="none" strike="noStrike" baseline="0">
                    <a:solidFill>
                      <a:srgbClr val="000000"/>
                    </a:solidFill>
                    <a:latin typeface="Calibri"/>
                    <a:ea typeface="Calibri"/>
                    <a:cs typeface="Calibri"/>
                  </a:defRPr>
                </a:pPr>
                <a:r>
                  <a:rPr lang="en-CA"/>
                  <a:t>Plastic equivalent strain</a:t>
                </a:r>
              </a:p>
            </c:rich>
          </c:tx>
          <c:layout>
            <c:manualLayout>
              <c:xMode val="edge"/>
              <c:yMode val="edge"/>
              <c:x val="2.7416764393812475E-2"/>
              <c:y val="0.16486300723200964"/>
            </c:manualLayout>
          </c:layout>
          <c:overlay val="0"/>
        </c:title>
        <c:numFmt formatCode="#,##0.0" sourceLinked="0"/>
        <c:majorTickMark val="out"/>
        <c:minorTickMark val="none"/>
        <c:tickLblPos val="nextTo"/>
        <c:crossAx val="180125696"/>
        <c:crosses val="autoZero"/>
        <c:crossBetween val="between"/>
      </c:valAx>
    </c:plotArea>
    <c:legend>
      <c:legendPos val="r"/>
      <c:layout>
        <c:manualLayout>
          <c:xMode val="edge"/>
          <c:yMode val="edge"/>
          <c:x val="0.16666666666666666"/>
          <c:y val="6.4430974905115276E-2"/>
          <c:w val="0.31019534260345116"/>
          <c:h val="0.41896976906663641"/>
        </c:manualLayout>
      </c:layout>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72CC03-7520-4626-BE8B-BEE398FE9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909</TotalTime>
  <Pages>1</Pages>
  <Words>3586</Words>
  <Characters>20443</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Celal</dc:creator>
  <cp:lastModifiedBy>Celal</cp:lastModifiedBy>
  <cp:revision>26</cp:revision>
  <cp:lastPrinted>2012-05-02T02:34:00Z</cp:lastPrinted>
  <dcterms:created xsi:type="dcterms:W3CDTF">2012-05-01T08:36:00Z</dcterms:created>
  <dcterms:modified xsi:type="dcterms:W3CDTF">2012-05-02T02:36:00Z</dcterms:modified>
</cp:coreProperties>
</file>